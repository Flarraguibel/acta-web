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32"/>
      </w:tblGrid>
      <w:tr w:rsidR="00C30AE5" w:rsidRPr="00C9726F" w14:paraId="5DC67062" w14:textId="77777777" w:rsidTr="0037266C">
        <w:trPr>
          <w:jc w:val="center"/>
        </w:trPr>
        <w:tc>
          <w:tcPr>
            <w:tcW w:w="1003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B3B3B3"/>
          </w:tcPr>
          <w:p w14:paraId="25E859B6" w14:textId="4184212F" w:rsidR="00C30AE5" w:rsidRPr="00C9726F" w:rsidRDefault="00463A6F" w:rsidP="00D93244">
            <w:pPr>
              <w:pStyle w:val="IAL-CuadrosTitulo1"/>
              <w:tabs>
                <w:tab w:val="left" w:pos="1088"/>
                <w:tab w:val="center" w:pos="4908"/>
              </w:tabs>
              <w:jc w:val="left"/>
              <w:rPr>
                <w:sz w:val="20"/>
                <w:szCs w:val="20"/>
              </w:rPr>
            </w:pPr>
            <w:r w:rsidRPr="00C9726F">
              <w:rPr>
                <w:sz w:val="20"/>
                <w:szCs w:val="20"/>
              </w:rPr>
              <w:tab/>
            </w:r>
            <w:r w:rsidRPr="00C9726F">
              <w:rPr>
                <w:sz w:val="20"/>
                <w:szCs w:val="20"/>
              </w:rPr>
              <w:tab/>
            </w:r>
            <w:r w:rsidR="00C30AE5" w:rsidRPr="00C9726F">
              <w:rPr>
                <w:sz w:val="20"/>
                <w:szCs w:val="20"/>
              </w:rPr>
              <w:t xml:space="preserve">MINUTA </w:t>
            </w:r>
            <w:r w:rsidR="003B2BA0" w:rsidRPr="00C9726F">
              <w:rPr>
                <w:sz w:val="20"/>
                <w:szCs w:val="20"/>
              </w:rPr>
              <w:t xml:space="preserve">DE </w:t>
            </w:r>
            <w:r w:rsidR="00D93244" w:rsidRPr="00C9726F">
              <w:rPr>
                <w:sz w:val="20"/>
                <w:szCs w:val="20"/>
              </w:rPr>
              <w:t>REUNIÓN</w:t>
            </w:r>
          </w:p>
        </w:tc>
      </w:tr>
    </w:tbl>
    <w:p w14:paraId="20D25491" w14:textId="77777777" w:rsidR="00C30AE5" w:rsidRPr="00C9726F" w:rsidRDefault="00C30AE5">
      <w:pPr>
        <w:rPr>
          <w:rFonts w:cs="Arial"/>
          <w:sz w:val="20"/>
          <w:szCs w:val="20"/>
        </w:rPr>
      </w:pPr>
    </w:p>
    <w:tbl>
      <w:tblPr>
        <w:tblW w:w="10034" w:type="dxa"/>
        <w:jc w:val="center"/>
        <w:tblLayout w:type="fixed"/>
        <w:tblLook w:val="01E0" w:firstRow="1" w:lastRow="1" w:firstColumn="1" w:lastColumn="1" w:noHBand="0" w:noVBand="0"/>
      </w:tblPr>
      <w:tblGrid>
        <w:gridCol w:w="1168"/>
        <w:gridCol w:w="567"/>
        <w:gridCol w:w="2660"/>
        <w:gridCol w:w="1985"/>
        <w:gridCol w:w="2341"/>
        <w:gridCol w:w="236"/>
        <w:gridCol w:w="1077"/>
      </w:tblGrid>
      <w:tr w:rsidR="00C30AE5" w:rsidRPr="007707CF" w14:paraId="1E132C32" w14:textId="77777777" w:rsidTr="00B1661E">
        <w:trPr>
          <w:trHeight w:val="20"/>
          <w:jc w:val="center"/>
        </w:trPr>
        <w:tc>
          <w:tcPr>
            <w:tcW w:w="1168" w:type="dxa"/>
          </w:tcPr>
          <w:p w14:paraId="400306E8" w14:textId="77777777" w:rsidR="00C30AE5" w:rsidRPr="007707CF" w:rsidRDefault="00C30AE5" w:rsidP="00497D8E">
            <w:pPr>
              <w:pStyle w:val="IAL-Listado"/>
              <w:rPr>
                <w:sz w:val="20"/>
                <w:szCs w:val="20"/>
              </w:rPr>
            </w:pPr>
            <w:r w:rsidRPr="007707CF">
              <w:rPr>
                <w:sz w:val="20"/>
                <w:szCs w:val="20"/>
              </w:rPr>
              <w:t>Proyecto</w:t>
            </w:r>
          </w:p>
        </w:tc>
        <w:tc>
          <w:tcPr>
            <w:tcW w:w="567" w:type="dxa"/>
          </w:tcPr>
          <w:p w14:paraId="4F2CD004" w14:textId="77777777" w:rsidR="00C30AE5" w:rsidRPr="007707CF" w:rsidRDefault="00C30AE5" w:rsidP="00497D8E">
            <w:pPr>
              <w:pStyle w:val="IAL-Listado"/>
              <w:rPr>
                <w:sz w:val="20"/>
                <w:szCs w:val="20"/>
              </w:rPr>
            </w:pPr>
            <w:r w:rsidRPr="007707CF">
              <w:rPr>
                <w:sz w:val="20"/>
                <w:szCs w:val="20"/>
              </w:rPr>
              <w:t>:</w:t>
            </w:r>
          </w:p>
        </w:tc>
        <w:tc>
          <w:tcPr>
            <w:tcW w:w="6986" w:type="dxa"/>
            <w:gridSpan w:val="3"/>
            <w:tcBorders>
              <w:bottom w:val="single" w:sz="2" w:space="0" w:color="EAEAEA"/>
            </w:tcBorders>
          </w:tcPr>
          <w:p w14:paraId="05350C36" w14:textId="6F10E39C" w:rsidR="00C30AE5" w:rsidRPr="007707CF" w:rsidRDefault="00924669" w:rsidP="007E0319">
            <w:pPr>
              <w:pStyle w:val="IAL-Listado"/>
              <w:spacing w:before="0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Actualización y Ampliación </w:t>
            </w:r>
            <w:r w:rsidR="007E0319">
              <w:rPr>
                <w:sz w:val="20"/>
                <w:szCs w:val="20"/>
              </w:rPr>
              <w:t xml:space="preserve">de Planteles de Aves de Posturas Leyda y Melipilla </w:t>
            </w:r>
          </w:p>
        </w:tc>
        <w:tc>
          <w:tcPr>
            <w:tcW w:w="236" w:type="dxa"/>
            <w:vMerge w:val="restart"/>
          </w:tcPr>
          <w:p w14:paraId="5F223687" w14:textId="6FF91E49" w:rsidR="00C30AE5" w:rsidRPr="007707CF" w:rsidRDefault="00C30AE5" w:rsidP="00C30AE5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077" w:type="dxa"/>
            <w:tcBorders>
              <w:bottom w:val="single" w:sz="4" w:space="0" w:color="auto"/>
            </w:tcBorders>
          </w:tcPr>
          <w:p w14:paraId="3E92BAC0" w14:textId="623765FB" w:rsidR="00C30AE5" w:rsidRPr="007707CF" w:rsidRDefault="00C30AE5" w:rsidP="126B6050">
            <w:pPr>
              <w:jc w:val="center"/>
              <w:rPr>
                <w:rFonts w:cs="Arial"/>
                <w:b/>
                <w:bCs/>
                <w:sz w:val="20"/>
                <w:szCs w:val="20"/>
                <w:lang w:val="es-ES"/>
              </w:rPr>
            </w:pPr>
            <w:r w:rsidRPr="007707CF">
              <w:rPr>
                <w:rFonts w:cs="Arial"/>
                <w:b/>
                <w:bCs/>
                <w:sz w:val="20"/>
                <w:szCs w:val="20"/>
              </w:rPr>
              <w:t>Acta N°</w:t>
            </w:r>
          </w:p>
        </w:tc>
      </w:tr>
      <w:tr w:rsidR="00C30AE5" w:rsidRPr="007707CF" w14:paraId="2D9D64BE" w14:textId="77777777" w:rsidTr="00B1661E">
        <w:trPr>
          <w:trHeight w:val="298"/>
          <w:jc w:val="center"/>
        </w:trPr>
        <w:tc>
          <w:tcPr>
            <w:tcW w:w="1168" w:type="dxa"/>
          </w:tcPr>
          <w:p w14:paraId="609348D6" w14:textId="77777777" w:rsidR="00C30AE5" w:rsidRPr="007707CF" w:rsidRDefault="00C30AE5" w:rsidP="00497D8E">
            <w:pPr>
              <w:pStyle w:val="IAL-Listado"/>
              <w:rPr>
                <w:sz w:val="20"/>
                <w:szCs w:val="20"/>
              </w:rPr>
            </w:pPr>
            <w:r w:rsidRPr="007707CF">
              <w:rPr>
                <w:sz w:val="20"/>
                <w:szCs w:val="20"/>
              </w:rPr>
              <w:t>Lugar</w:t>
            </w:r>
          </w:p>
        </w:tc>
        <w:tc>
          <w:tcPr>
            <w:tcW w:w="567" w:type="dxa"/>
          </w:tcPr>
          <w:p w14:paraId="0D5E2F4F" w14:textId="77777777" w:rsidR="00C30AE5" w:rsidRPr="007707CF" w:rsidRDefault="00C30AE5" w:rsidP="00497D8E">
            <w:pPr>
              <w:pStyle w:val="IAL-Listado"/>
              <w:rPr>
                <w:sz w:val="20"/>
                <w:szCs w:val="20"/>
              </w:rPr>
            </w:pPr>
            <w:r w:rsidRPr="007707CF">
              <w:rPr>
                <w:sz w:val="20"/>
                <w:szCs w:val="20"/>
              </w:rPr>
              <w:t>:</w:t>
            </w:r>
          </w:p>
        </w:tc>
        <w:tc>
          <w:tcPr>
            <w:tcW w:w="6986" w:type="dxa"/>
            <w:gridSpan w:val="3"/>
            <w:tcBorders>
              <w:top w:val="single" w:sz="2" w:space="0" w:color="EAEAEA"/>
              <w:bottom w:val="single" w:sz="2" w:space="0" w:color="EAEAEA"/>
            </w:tcBorders>
          </w:tcPr>
          <w:p w14:paraId="71499CF3" w14:textId="7C119851" w:rsidR="00C30AE5" w:rsidRPr="007707CF" w:rsidRDefault="00924669" w:rsidP="007E0319">
            <w:pPr>
              <w:pStyle w:val="IAL-Listado"/>
              <w:ind w:left="0" w:firstLine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Reunión Teams</w:t>
            </w: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3016F969" w14:textId="77777777" w:rsidR="00C30AE5" w:rsidRPr="007707CF" w:rsidRDefault="00C30AE5" w:rsidP="00C30AE5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AF09B" w14:textId="0FE75530" w:rsidR="006F5CEB" w:rsidRPr="007707CF" w:rsidRDefault="00924669" w:rsidP="006F5CEB"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1</w:t>
            </w:r>
          </w:p>
        </w:tc>
      </w:tr>
      <w:tr w:rsidR="00C30AE5" w:rsidRPr="007707CF" w14:paraId="551380A8" w14:textId="77777777" w:rsidTr="00B1661E">
        <w:trPr>
          <w:trHeight w:val="20"/>
          <w:jc w:val="center"/>
        </w:trPr>
        <w:tc>
          <w:tcPr>
            <w:tcW w:w="1168" w:type="dxa"/>
          </w:tcPr>
          <w:p w14:paraId="0A2E9F60" w14:textId="77777777" w:rsidR="00C30AE5" w:rsidRPr="007707CF" w:rsidRDefault="00C30AE5" w:rsidP="00497D8E">
            <w:pPr>
              <w:pStyle w:val="IAL-Listado"/>
              <w:rPr>
                <w:sz w:val="20"/>
                <w:szCs w:val="20"/>
              </w:rPr>
            </w:pPr>
            <w:r w:rsidRPr="007707CF">
              <w:rPr>
                <w:sz w:val="20"/>
                <w:szCs w:val="20"/>
              </w:rPr>
              <w:t>Fecha</w:t>
            </w:r>
          </w:p>
        </w:tc>
        <w:tc>
          <w:tcPr>
            <w:tcW w:w="567" w:type="dxa"/>
          </w:tcPr>
          <w:p w14:paraId="39A4CAE4" w14:textId="77777777" w:rsidR="00C30AE5" w:rsidRPr="007707CF" w:rsidRDefault="00C30AE5" w:rsidP="00497D8E">
            <w:pPr>
              <w:pStyle w:val="IAL-Listado"/>
              <w:rPr>
                <w:sz w:val="20"/>
                <w:szCs w:val="20"/>
              </w:rPr>
            </w:pPr>
            <w:r w:rsidRPr="007707CF">
              <w:rPr>
                <w:sz w:val="20"/>
                <w:szCs w:val="20"/>
              </w:rPr>
              <w:t>:</w:t>
            </w:r>
          </w:p>
        </w:tc>
        <w:tc>
          <w:tcPr>
            <w:tcW w:w="2660" w:type="dxa"/>
            <w:tcBorders>
              <w:top w:val="single" w:sz="2" w:space="0" w:color="EAEAEA"/>
              <w:bottom w:val="single" w:sz="2" w:space="0" w:color="EAEAEA"/>
            </w:tcBorders>
          </w:tcPr>
          <w:p w14:paraId="02085C55" w14:textId="2615B767" w:rsidR="00C30AE5" w:rsidRPr="00B84F1E" w:rsidRDefault="0074193C" w:rsidP="007E0319">
            <w:pPr>
              <w:pStyle w:val="IAL-Listado"/>
              <w:ind w:left="0" w:firstLine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9</w:t>
            </w:r>
            <w:r w:rsidR="00341469">
              <w:rPr>
                <w:sz w:val="20"/>
                <w:szCs w:val="20"/>
                <w:lang w:val="es-ES"/>
              </w:rPr>
              <w:t xml:space="preserve"> de </w:t>
            </w:r>
            <w:r w:rsidR="008553CE">
              <w:rPr>
                <w:sz w:val="20"/>
                <w:szCs w:val="20"/>
                <w:lang w:val="es-ES"/>
              </w:rPr>
              <w:t>junio</w:t>
            </w:r>
            <w:r w:rsidR="00341469">
              <w:rPr>
                <w:sz w:val="20"/>
                <w:szCs w:val="20"/>
                <w:lang w:val="es-ES"/>
              </w:rPr>
              <w:t xml:space="preserve"> de 2026</w:t>
            </w:r>
          </w:p>
        </w:tc>
        <w:tc>
          <w:tcPr>
            <w:tcW w:w="1985" w:type="dxa"/>
            <w:tcBorders>
              <w:top w:val="single" w:sz="2" w:space="0" w:color="EAEAEA"/>
              <w:bottom w:val="single" w:sz="2" w:space="0" w:color="EAEAEA"/>
            </w:tcBorders>
          </w:tcPr>
          <w:p w14:paraId="15CAD1A5" w14:textId="2ED13109" w:rsidR="00C30AE5" w:rsidRPr="008A6F07" w:rsidRDefault="00116503" w:rsidP="00497D8E">
            <w:pPr>
              <w:pStyle w:val="IAL-Listado"/>
              <w:rPr>
                <w:sz w:val="20"/>
                <w:szCs w:val="20"/>
              </w:rPr>
            </w:pPr>
            <w:r w:rsidRPr="008A6F07">
              <w:rPr>
                <w:sz w:val="20"/>
                <w:szCs w:val="20"/>
              </w:rPr>
              <w:t xml:space="preserve">Hora Inicio: </w:t>
            </w:r>
            <w:r w:rsidR="00924669">
              <w:rPr>
                <w:sz w:val="20"/>
                <w:szCs w:val="20"/>
              </w:rPr>
              <w:t>10:00</w:t>
            </w:r>
          </w:p>
        </w:tc>
        <w:tc>
          <w:tcPr>
            <w:tcW w:w="2341" w:type="dxa"/>
            <w:tcBorders>
              <w:top w:val="single" w:sz="2" w:space="0" w:color="EAEAEA"/>
              <w:bottom w:val="single" w:sz="2" w:space="0" w:color="EAEAEA"/>
            </w:tcBorders>
          </w:tcPr>
          <w:p w14:paraId="20D9533B" w14:textId="33C1C13A" w:rsidR="00C30AE5" w:rsidRPr="005566A5" w:rsidRDefault="00116503" w:rsidP="00497D8E">
            <w:pPr>
              <w:pStyle w:val="IAL-Listado"/>
              <w:rPr>
                <w:sz w:val="20"/>
                <w:szCs w:val="20"/>
                <w:lang w:val="es-CL"/>
              </w:rPr>
            </w:pPr>
            <w:r w:rsidRPr="00AD6AA3">
              <w:rPr>
                <w:sz w:val="20"/>
                <w:szCs w:val="20"/>
              </w:rPr>
              <w:t xml:space="preserve">Hora </w:t>
            </w:r>
            <w:r w:rsidRPr="004D62D7">
              <w:rPr>
                <w:sz w:val="20"/>
                <w:szCs w:val="20"/>
              </w:rPr>
              <w:t>Término</w:t>
            </w:r>
            <w:r w:rsidR="00385BCD" w:rsidRPr="00350CF7">
              <w:rPr>
                <w:sz w:val="20"/>
                <w:szCs w:val="20"/>
              </w:rPr>
              <w:t xml:space="preserve">: </w:t>
            </w:r>
            <w:r w:rsidR="00924669">
              <w:rPr>
                <w:sz w:val="20"/>
                <w:szCs w:val="20"/>
              </w:rPr>
              <w:t>10</w:t>
            </w:r>
            <w:r w:rsidR="00AE0535">
              <w:rPr>
                <w:sz w:val="20"/>
                <w:szCs w:val="20"/>
              </w:rPr>
              <w:t>:</w:t>
            </w:r>
            <w:r w:rsidR="00924669">
              <w:rPr>
                <w:sz w:val="20"/>
                <w:szCs w:val="20"/>
              </w:rPr>
              <w:t>45</w:t>
            </w: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4C5AAFF6" w14:textId="77777777" w:rsidR="00C30AE5" w:rsidRPr="007707CF" w:rsidRDefault="00C30AE5" w:rsidP="00C30AE5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0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D4CAE" w14:textId="77777777" w:rsidR="00C30AE5" w:rsidRPr="007707CF" w:rsidRDefault="00C30AE5" w:rsidP="00C30AE5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683B97E0" w14:textId="77777777" w:rsidR="00C30AE5" w:rsidRPr="007707CF" w:rsidRDefault="00C30AE5" w:rsidP="00C30AE5">
      <w:pPr>
        <w:rPr>
          <w:rFonts w:cs="Arial"/>
          <w:sz w:val="20"/>
          <w:szCs w:val="20"/>
        </w:rPr>
      </w:pPr>
    </w:p>
    <w:tbl>
      <w:tblPr>
        <w:tblW w:w="100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32"/>
      </w:tblGrid>
      <w:tr w:rsidR="00C30AE5" w:rsidRPr="007707CF" w14:paraId="62F4FA24" w14:textId="77777777" w:rsidTr="0037266C">
        <w:trPr>
          <w:jc w:val="center"/>
        </w:trPr>
        <w:tc>
          <w:tcPr>
            <w:tcW w:w="1003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B3B3B3"/>
          </w:tcPr>
          <w:p w14:paraId="513E6D53" w14:textId="77777777" w:rsidR="00C30AE5" w:rsidRPr="007707CF" w:rsidRDefault="00C30AE5" w:rsidP="00C30AE5">
            <w:pPr>
              <w:pStyle w:val="IAL-CuadrosTitulo1"/>
              <w:jc w:val="left"/>
              <w:rPr>
                <w:sz w:val="20"/>
                <w:szCs w:val="20"/>
              </w:rPr>
            </w:pPr>
            <w:r w:rsidRPr="007707CF">
              <w:rPr>
                <w:sz w:val="20"/>
                <w:szCs w:val="20"/>
              </w:rPr>
              <w:t xml:space="preserve">OBJETIVO </w:t>
            </w:r>
          </w:p>
        </w:tc>
      </w:tr>
      <w:tr w:rsidR="00C30AE5" w:rsidRPr="00C9726F" w14:paraId="40301C85" w14:textId="77777777" w:rsidTr="0037266C">
        <w:trPr>
          <w:trHeight w:val="212"/>
          <w:jc w:val="center"/>
        </w:trPr>
        <w:tc>
          <w:tcPr>
            <w:tcW w:w="1003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B2D33FB" w14:textId="32834F3C" w:rsidR="000D615F" w:rsidRPr="00C9726F" w:rsidRDefault="00E42318" w:rsidP="00497D8E">
            <w:pPr>
              <w:pStyle w:val="IAL-Listado"/>
              <w:rPr>
                <w:sz w:val="20"/>
                <w:szCs w:val="20"/>
              </w:rPr>
            </w:pPr>
            <w:r w:rsidRPr="007707CF">
              <w:rPr>
                <w:sz w:val="20"/>
                <w:szCs w:val="20"/>
              </w:rPr>
              <w:t xml:space="preserve">Reunión de </w:t>
            </w:r>
            <w:r w:rsidR="00A16F2C" w:rsidRPr="007707CF">
              <w:rPr>
                <w:sz w:val="20"/>
                <w:szCs w:val="20"/>
              </w:rPr>
              <w:t xml:space="preserve">coordinación </w:t>
            </w:r>
            <w:r w:rsidR="007E0319">
              <w:rPr>
                <w:sz w:val="20"/>
                <w:szCs w:val="20"/>
              </w:rPr>
              <w:t>Medio Humano</w:t>
            </w:r>
            <w:r w:rsidR="00044D80">
              <w:rPr>
                <w:sz w:val="20"/>
                <w:szCs w:val="20"/>
              </w:rPr>
              <w:t xml:space="preserve"> (MH)</w:t>
            </w:r>
            <w:r w:rsidR="0052379A" w:rsidRPr="00C9726F">
              <w:rPr>
                <w:sz w:val="20"/>
                <w:szCs w:val="20"/>
              </w:rPr>
              <w:t xml:space="preserve"> </w:t>
            </w:r>
          </w:p>
        </w:tc>
      </w:tr>
    </w:tbl>
    <w:p w14:paraId="10C2E95E" w14:textId="77777777" w:rsidR="00C30AE5" w:rsidRPr="00C9726F" w:rsidRDefault="00C30AE5" w:rsidP="00C30AE5">
      <w:pPr>
        <w:rPr>
          <w:rFonts w:cs="Arial"/>
          <w:sz w:val="20"/>
          <w:szCs w:val="20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5"/>
        <w:gridCol w:w="1702"/>
        <w:gridCol w:w="2551"/>
        <w:gridCol w:w="3363"/>
      </w:tblGrid>
      <w:tr w:rsidR="007E0319" w:rsidRPr="00C9726F" w14:paraId="57643806" w14:textId="4DDC5C6F" w:rsidTr="007E0319">
        <w:trPr>
          <w:trHeight w:val="113"/>
          <w:jc w:val="center"/>
        </w:trPr>
        <w:tc>
          <w:tcPr>
            <w:tcW w:w="5000" w:type="pct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B3B3B3"/>
          </w:tcPr>
          <w:p w14:paraId="19D2DAAE" w14:textId="5F0720D9" w:rsidR="007E0319" w:rsidRPr="00C9726F" w:rsidRDefault="007E0319" w:rsidP="00C30AE5">
            <w:pPr>
              <w:pStyle w:val="IAL-CuadrosTitulo1"/>
              <w:jc w:val="both"/>
              <w:rPr>
                <w:sz w:val="20"/>
                <w:szCs w:val="20"/>
              </w:rPr>
            </w:pPr>
            <w:r w:rsidRPr="00C9726F">
              <w:rPr>
                <w:sz w:val="20"/>
                <w:szCs w:val="20"/>
              </w:rPr>
              <w:t>PARTICIPANTES</w:t>
            </w:r>
          </w:p>
        </w:tc>
      </w:tr>
      <w:tr w:rsidR="007E0319" w:rsidRPr="00C9726F" w14:paraId="26874B15" w14:textId="491BFC35" w:rsidTr="000A6671">
        <w:trPr>
          <w:trHeight w:val="268"/>
          <w:jc w:val="center"/>
        </w:trPr>
        <w:tc>
          <w:tcPr>
            <w:tcW w:w="1200" w:type="pct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70F362FA" w14:textId="24B481FA" w:rsidR="007E0319" w:rsidRPr="00C9726F" w:rsidRDefault="007E0319" w:rsidP="00B47784">
            <w:pPr>
              <w:spacing w:before="60" w:after="60"/>
              <w:rPr>
                <w:rFonts w:cs="Arial"/>
                <w:sz w:val="20"/>
                <w:szCs w:val="20"/>
                <w:lang w:val="es-ES"/>
              </w:rPr>
            </w:pPr>
            <w:r>
              <w:rPr>
                <w:rFonts w:cs="Arial"/>
                <w:sz w:val="20"/>
                <w:szCs w:val="20"/>
              </w:rPr>
              <w:t>Elizabeth Ellmen</w:t>
            </w:r>
          </w:p>
        </w:tc>
        <w:tc>
          <w:tcPr>
            <w:tcW w:w="849" w:type="pct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44290F39" w14:textId="58CBB86A" w:rsidR="007E0319" w:rsidRPr="00C9726F" w:rsidRDefault="007E0319" w:rsidP="00B4778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EE</w:t>
            </w:r>
          </w:p>
        </w:tc>
        <w:tc>
          <w:tcPr>
            <w:tcW w:w="1273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2" w:space="0" w:color="BFBFBF" w:themeColor="background1" w:themeShade="BF"/>
            </w:tcBorders>
            <w:vAlign w:val="center"/>
          </w:tcPr>
          <w:p w14:paraId="7639E807" w14:textId="7505E656" w:rsidR="007E0319" w:rsidRPr="00C9726F" w:rsidRDefault="007E0319" w:rsidP="00B4778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r>
              <w:rPr>
                <w:rFonts w:cs="Arial"/>
                <w:sz w:val="20"/>
                <w:szCs w:val="20"/>
              </w:rPr>
              <w:t>PROA</w:t>
            </w:r>
          </w:p>
        </w:tc>
        <w:tc>
          <w:tcPr>
            <w:tcW w:w="1678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2" w:space="0" w:color="BFBFBF" w:themeColor="background1" w:themeShade="BF"/>
            </w:tcBorders>
          </w:tcPr>
          <w:p w14:paraId="51A76388" w14:textId="7255E3D9" w:rsidR="007E0319" w:rsidRDefault="007E0319" w:rsidP="00B4778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Telemático</w:t>
            </w:r>
          </w:p>
        </w:tc>
      </w:tr>
      <w:tr w:rsidR="007E0319" w:rsidRPr="00C9726F" w14:paraId="1656DB84" w14:textId="1DA22FED" w:rsidTr="000A6671">
        <w:trPr>
          <w:trHeight w:val="268"/>
          <w:jc w:val="center"/>
        </w:trPr>
        <w:tc>
          <w:tcPr>
            <w:tcW w:w="1200" w:type="pct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71725BF8" w14:textId="0B4A2194" w:rsidR="007E0319" w:rsidRDefault="007E0319" w:rsidP="007E0319">
            <w:pPr>
              <w:spacing w:before="60" w:after="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Francisco Chiang</w:t>
            </w:r>
          </w:p>
        </w:tc>
        <w:tc>
          <w:tcPr>
            <w:tcW w:w="849" w:type="pct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4B3F3D58" w14:textId="3EF34F39" w:rsidR="007E0319" w:rsidRPr="00C9726F" w:rsidRDefault="007E0319" w:rsidP="007E0319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FC</w:t>
            </w:r>
          </w:p>
        </w:tc>
        <w:tc>
          <w:tcPr>
            <w:tcW w:w="1273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2" w:space="0" w:color="BFBFBF" w:themeColor="background1" w:themeShade="BF"/>
            </w:tcBorders>
            <w:vAlign w:val="center"/>
          </w:tcPr>
          <w:p w14:paraId="5421235F" w14:textId="5407B80D" w:rsidR="007E0319" w:rsidRPr="00C9726F" w:rsidRDefault="007E0319" w:rsidP="007E0319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PROA</w:t>
            </w:r>
          </w:p>
        </w:tc>
        <w:tc>
          <w:tcPr>
            <w:tcW w:w="1678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2" w:space="0" w:color="BFBFBF" w:themeColor="background1" w:themeShade="BF"/>
            </w:tcBorders>
          </w:tcPr>
          <w:p w14:paraId="72155091" w14:textId="472CA696" w:rsidR="007E0319" w:rsidRDefault="007E0319" w:rsidP="007E0319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Telemático</w:t>
            </w:r>
          </w:p>
        </w:tc>
      </w:tr>
      <w:tr w:rsidR="007E0319" w:rsidRPr="00C9726F" w14:paraId="76D02BE9" w14:textId="36C0B0BB" w:rsidTr="000A6671">
        <w:trPr>
          <w:trHeight w:val="268"/>
          <w:jc w:val="center"/>
        </w:trPr>
        <w:tc>
          <w:tcPr>
            <w:tcW w:w="1200" w:type="pct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1D300EED" w14:textId="3E6D2721" w:rsidR="007E0319" w:rsidRDefault="007E0319" w:rsidP="007E0319">
            <w:pPr>
              <w:spacing w:before="60" w:after="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 Barra</w:t>
            </w:r>
          </w:p>
        </w:tc>
        <w:tc>
          <w:tcPr>
            <w:tcW w:w="849" w:type="pct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57B967DF" w14:textId="37347A63" w:rsidR="007E0319" w:rsidRPr="00AD6AA3" w:rsidRDefault="007E0319" w:rsidP="007E0319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CL"/>
              </w:rPr>
            </w:pPr>
            <w:r>
              <w:rPr>
                <w:rFonts w:cs="Arial"/>
                <w:sz w:val="20"/>
                <w:szCs w:val="20"/>
                <w:lang w:val="es-CL"/>
              </w:rPr>
              <w:t>CB</w:t>
            </w:r>
          </w:p>
        </w:tc>
        <w:tc>
          <w:tcPr>
            <w:tcW w:w="1273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2" w:space="0" w:color="BFBFBF" w:themeColor="background1" w:themeShade="BF"/>
            </w:tcBorders>
            <w:vAlign w:val="center"/>
          </w:tcPr>
          <w:p w14:paraId="7ED2C4AD" w14:textId="069D3B7E" w:rsidR="007E0319" w:rsidRPr="00C9726F" w:rsidRDefault="007E0319" w:rsidP="007E0319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PROA</w:t>
            </w:r>
          </w:p>
        </w:tc>
        <w:tc>
          <w:tcPr>
            <w:tcW w:w="1678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2" w:space="0" w:color="BFBFBF" w:themeColor="background1" w:themeShade="BF"/>
            </w:tcBorders>
          </w:tcPr>
          <w:p w14:paraId="1948B8B3" w14:textId="59000CF1" w:rsidR="007E0319" w:rsidRDefault="007E0319" w:rsidP="007E0319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Telemático</w:t>
            </w:r>
          </w:p>
        </w:tc>
      </w:tr>
      <w:tr w:rsidR="007E0319" w:rsidRPr="00C9726F" w14:paraId="68D8DADC" w14:textId="15E25870" w:rsidTr="000A6671">
        <w:trPr>
          <w:trHeight w:val="268"/>
          <w:jc w:val="center"/>
        </w:trPr>
        <w:tc>
          <w:tcPr>
            <w:tcW w:w="1200" w:type="pct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32919990" w14:textId="2224BA18" w:rsidR="007E0319" w:rsidRDefault="007E0319" w:rsidP="007E0319">
            <w:pPr>
              <w:spacing w:before="60" w:after="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María Olmedo</w:t>
            </w:r>
          </w:p>
        </w:tc>
        <w:tc>
          <w:tcPr>
            <w:tcW w:w="849" w:type="pct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16BCF1C5" w14:textId="1104EC96" w:rsidR="007E0319" w:rsidRDefault="007E0319" w:rsidP="007E0319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MO</w:t>
            </w:r>
          </w:p>
        </w:tc>
        <w:tc>
          <w:tcPr>
            <w:tcW w:w="1273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2" w:space="0" w:color="BFBFBF" w:themeColor="background1" w:themeShade="BF"/>
            </w:tcBorders>
            <w:vAlign w:val="center"/>
          </w:tcPr>
          <w:p w14:paraId="6993DED7" w14:textId="71FD4DEB" w:rsidR="007E0319" w:rsidRDefault="007E0319" w:rsidP="007E0319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PROA</w:t>
            </w:r>
          </w:p>
        </w:tc>
        <w:tc>
          <w:tcPr>
            <w:tcW w:w="1678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2" w:space="0" w:color="BFBFBF" w:themeColor="background1" w:themeShade="BF"/>
            </w:tcBorders>
          </w:tcPr>
          <w:p w14:paraId="27677703" w14:textId="1DA31E71" w:rsidR="007E0319" w:rsidRDefault="007E0319" w:rsidP="007E0319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Telemático</w:t>
            </w:r>
          </w:p>
        </w:tc>
      </w:tr>
      <w:tr w:rsidR="007E0319" w:rsidRPr="00C9726F" w14:paraId="5B697007" w14:textId="474D7C04" w:rsidTr="000A6671">
        <w:trPr>
          <w:trHeight w:val="268"/>
          <w:jc w:val="center"/>
        </w:trPr>
        <w:tc>
          <w:tcPr>
            <w:tcW w:w="1200" w:type="pct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303835D2" w14:textId="28535FEB" w:rsidR="007E0319" w:rsidRDefault="00B33285" w:rsidP="007E0319">
            <w:pPr>
              <w:spacing w:before="60" w:after="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Cristóbal</w:t>
            </w:r>
            <w:r w:rsidR="007E0319">
              <w:rPr>
                <w:rFonts w:cs="Arial"/>
                <w:sz w:val="20"/>
                <w:szCs w:val="20"/>
              </w:rPr>
              <w:t xml:space="preserve"> Mendoza</w:t>
            </w:r>
          </w:p>
        </w:tc>
        <w:tc>
          <w:tcPr>
            <w:tcW w:w="849" w:type="pct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777590F4" w14:textId="7975CA7A" w:rsidR="007E0319" w:rsidRDefault="007E0319" w:rsidP="007E0319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CM</w:t>
            </w:r>
          </w:p>
        </w:tc>
        <w:tc>
          <w:tcPr>
            <w:tcW w:w="1273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2" w:space="0" w:color="BFBFBF" w:themeColor="background1" w:themeShade="BF"/>
            </w:tcBorders>
            <w:vAlign w:val="center"/>
          </w:tcPr>
          <w:p w14:paraId="7446CE68" w14:textId="15D3A873" w:rsidR="007E0319" w:rsidRDefault="007E0319" w:rsidP="007E0319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PROA</w:t>
            </w:r>
          </w:p>
        </w:tc>
        <w:tc>
          <w:tcPr>
            <w:tcW w:w="1678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2" w:space="0" w:color="BFBFBF" w:themeColor="background1" w:themeShade="BF"/>
            </w:tcBorders>
          </w:tcPr>
          <w:p w14:paraId="029B7BB3" w14:textId="73F1FD9F" w:rsidR="007E0319" w:rsidRDefault="007E0319" w:rsidP="007E0319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Telemático</w:t>
            </w:r>
          </w:p>
        </w:tc>
      </w:tr>
      <w:tr w:rsidR="007E0319" w:rsidRPr="00C9726F" w14:paraId="76421DBC" w14:textId="21E53821" w:rsidTr="000A6671">
        <w:trPr>
          <w:trHeight w:val="268"/>
          <w:jc w:val="center"/>
        </w:trPr>
        <w:tc>
          <w:tcPr>
            <w:tcW w:w="1200" w:type="pct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3CF9D1C9" w14:textId="7CE4F78B" w:rsidR="007E0319" w:rsidRDefault="007E0319" w:rsidP="007E0319">
            <w:pPr>
              <w:spacing w:before="60" w:after="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Renato Caris</w:t>
            </w:r>
          </w:p>
        </w:tc>
        <w:tc>
          <w:tcPr>
            <w:tcW w:w="849" w:type="pct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56F1CF27" w14:textId="76F9904B" w:rsidR="007E0319" w:rsidRDefault="007E0319" w:rsidP="007E0319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RC</w:t>
            </w:r>
          </w:p>
        </w:tc>
        <w:tc>
          <w:tcPr>
            <w:tcW w:w="1273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2" w:space="0" w:color="BFBFBF" w:themeColor="background1" w:themeShade="BF"/>
            </w:tcBorders>
            <w:vAlign w:val="center"/>
          </w:tcPr>
          <w:p w14:paraId="15A501C8" w14:textId="259B9F4B" w:rsidR="007E0319" w:rsidRDefault="007E0319" w:rsidP="007E0319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PROA</w:t>
            </w:r>
          </w:p>
        </w:tc>
        <w:tc>
          <w:tcPr>
            <w:tcW w:w="1678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2" w:space="0" w:color="BFBFBF" w:themeColor="background1" w:themeShade="BF"/>
            </w:tcBorders>
          </w:tcPr>
          <w:p w14:paraId="71A70302" w14:textId="5E3AD4B0" w:rsidR="007E0319" w:rsidRDefault="007E0319" w:rsidP="007E0319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Telemático</w:t>
            </w:r>
          </w:p>
        </w:tc>
      </w:tr>
      <w:tr w:rsidR="000A6671" w:rsidRPr="00C9726F" w14:paraId="192B7327" w14:textId="77777777" w:rsidTr="000A6671">
        <w:trPr>
          <w:trHeight w:val="268"/>
          <w:jc w:val="center"/>
        </w:trPr>
        <w:tc>
          <w:tcPr>
            <w:tcW w:w="1200" w:type="pct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3CF9A568" w14:textId="3CE9C7C9" w:rsidR="000A6671" w:rsidRDefault="000A6671" w:rsidP="000A6671">
            <w:pPr>
              <w:spacing w:before="60" w:after="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Irina Rossi</w:t>
            </w:r>
          </w:p>
        </w:tc>
        <w:tc>
          <w:tcPr>
            <w:tcW w:w="849" w:type="pct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504B4D83" w14:textId="3CD33A76" w:rsidR="000A6671" w:rsidRDefault="000A6671" w:rsidP="000A6671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IR</w:t>
            </w:r>
          </w:p>
        </w:tc>
        <w:tc>
          <w:tcPr>
            <w:tcW w:w="1273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2" w:space="0" w:color="BFBFBF" w:themeColor="background1" w:themeShade="BF"/>
            </w:tcBorders>
            <w:vAlign w:val="center"/>
          </w:tcPr>
          <w:p w14:paraId="73E98669" w14:textId="61F9C89E" w:rsidR="000A6671" w:rsidRDefault="00732109" w:rsidP="000A6671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INERCO</w:t>
            </w:r>
          </w:p>
        </w:tc>
        <w:tc>
          <w:tcPr>
            <w:tcW w:w="1678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2" w:space="0" w:color="BFBFBF" w:themeColor="background1" w:themeShade="BF"/>
            </w:tcBorders>
          </w:tcPr>
          <w:p w14:paraId="60D65298" w14:textId="2E5C984D" w:rsidR="000A6671" w:rsidRDefault="000A6671" w:rsidP="000A6671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Telemático</w:t>
            </w:r>
          </w:p>
        </w:tc>
      </w:tr>
      <w:tr w:rsidR="000A6671" w:rsidRPr="00C9726F" w14:paraId="52544399" w14:textId="77777777" w:rsidTr="000A6671">
        <w:trPr>
          <w:trHeight w:val="268"/>
          <w:jc w:val="center"/>
        </w:trPr>
        <w:tc>
          <w:tcPr>
            <w:tcW w:w="1200" w:type="pct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1F5937FB" w14:textId="0A5010E2" w:rsidR="000A6671" w:rsidRDefault="000A6671" w:rsidP="000A6671">
            <w:pPr>
              <w:spacing w:before="60" w:after="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Catherine Avila</w:t>
            </w:r>
          </w:p>
        </w:tc>
        <w:tc>
          <w:tcPr>
            <w:tcW w:w="849" w:type="pct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3CC553AD" w14:textId="0826891D" w:rsidR="000A6671" w:rsidRDefault="000A6671" w:rsidP="000A6671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CA</w:t>
            </w:r>
          </w:p>
        </w:tc>
        <w:tc>
          <w:tcPr>
            <w:tcW w:w="1273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2" w:space="0" w:color="BFBFBF" w:themeColor="background1" w:themeShade="BF"/>
            </w:tcBorders>
            <w:vAlign w:val="center"/>
          </w:tcPr>
          <w:p w14:paraId="7927F63A" w14:textId="473C8092" w:rsidR="000A6671" w:rsidRDefault="000A6671" w:rsidP="000A6671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INERCO</w:t>
            </w:r>
          </w:p>
        </w:tc>
        <w:tc>
          <w:tcPr>
            <w:tcW w:w="1678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2" w:space="0" w:color="BFBFBF" w:themeColor="background1" w:themeShade="BF"/>
            </w:tcBorders>
          </w:tcPr>
          <w:p w14:paraId="0D1DFBDF" w14:textId="314B973E" w:rsidR="000A6671" w:rsidRDefault="000A6671" w:rsidP="000A6671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Telemático</w:t>
            </w:r>
          </w:p>
        </w:tc>
      </w:tr>
      <w:tr w:rsidR="000A6671" w:rsidRPr="00C9726F" w14:paraId="0ABD8F9B" w14:textId="77777777" w:rsidTr="000A6671">
        <w:trPr>
          <w:trHeight w:val="268"/>
          <w:jc w:val="center"/>
        </w:trPr>
        <w:tc>
          <w:tcPr>
            <w:tcW w:w="1200" w:type="pct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07E67943" w14:textId="7E2020EA" w:rsidR="000A6671" w:rsidRDefault="000A6671" w:rsidP="000A6671">
            <w:pPr>
              <w:spacing w:before="60" w:after="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Yeraldin Neira</w:t>
            </w:r>
          </w:p>
        </w:tc>
        <w:tc>
          <w:tcPr>
            <w:tcW w:w="849" w:type="pct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2FC6B1FE" w14:textId="36ED596B" w:rsidR="000A6671" w:rsidRDefault="000A6671" w:rsidP="000A6671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YN</w:t>
            </w:r>
          </w:p>
        </w:tc>
        <w:tc>
          <w:tcPr>
            <w:tcW w:w="1273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2" w:space="0" w:color="BFBFBF" w:themeColor="background1" w:themeShade="BF"/>
            </w:tcBorders>
            <w:vAlign w:val="center"/>
          </w:tcPr>
          <w:p w14:paraId="74A72F04" w14:textId="17DD9698" w:rsidR="000A6671" w:rsidRDefault="000A6671" w:rsidP="000A6671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INERCO</w:t>
            </w:r>
          </w:p>
        </w:tc>
        <w:tc>
          <w:tcPr>
            <w:tcW w:w="1678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2" w:space="0" w:color="BFBFBF" w:themeColor="background1" w:themeShade="BF"/>
            </w:tcBorders>
          </w:tcPr>
          <w:p w14:paraId="4CC3B32C" w14:textId="3BF5F420" w:rsidR="000A6671" w:rsidRDefault="000A6671" w:rsidP="000A6671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Telemático</w:t>
            </w:r>
          </w:p>
        </w:tc>
      </w:tr>
      <w:tr w:rsidR="000A6671" w:rsidRPr="00C9726F" w14:paraId="6B276CDE" w14:textId="77777777" w:rsidTr="000A6671">
        <w:trPr>
          <w:trHeight w:val="268"/>
          <w:jc w:val="center"/>
        </w:trPr>
        <w:tc>
          <w:tcPr>
            <w:tcW w:w="1200" w:type="pct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4D93E85D" w14:textId="3B63E681" w:rsidR="000A6671" w:rsidRDefault="000A6671" w:rsidP="000A6671">
            <w:pPr>
              <w:spacing w:before="60" w:after="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Valentina Rivas</w:t>
            </w:r>
          </w:p>
        </w:tc>
        <w:tc>
          <w:tcPr>
            <w:tcW w:w="849" w:type="pct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3E461AEA" w14:textId="7F11777F" w:rsidR="000A6671" w:rsidRDefault="000A6671" w:rsidP="000A6671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VR</w:t>
            </w:r>
          </w:p>
        </w:tc>
        <w:tc>
          <w:tcPr>
            <w:tcW w:w="1273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2" w:space="0" w:color="BFBFBF" w:themeColor="background1" w:themeShade="BF"/>
            </w:tcBorders>
            <w:vAlign w:val="center"/>
          </w:tcPr>
          <w:p w14:paraId="228368C3" w14:textId="1036C7B6" w:rsidR="000A6671" w:rsidRDefault="000A6671" w:rsidP="000A6671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INERCO</w:t>
            </w:r>
          </w:p>
        </w:tc>
        <w:tc>
          <w:tcPr>
            <w:tcW w:w="1678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2" w:space="0" w:color="BFBFBF" w:themeColor="background1" w:themeShade="BF"/>
            </w:tcBorders>
          </w:tcPr>
          <w:p w14:paraId="2656CDF1" w14:textId="65A337DB" w:rsidR="000A6671" w:rsidRDefault="000A6671" w:rsidP="000A6671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Telemático</w:t>
            </w:r>
          </w:p>
        </w:tc>
      </w:tr>
    </w:tbl>
    <w:p w14:paraId="309F21A8" w14:textId="77777777" w:rsidR="001D56F7" w:rsidRPr="00C9726F" w:rsidRDefault="001D56F7" w:rsidP="00C30AE5">
      <w:pPr>
        <w:rPr>
          <w:rFonts w:cs="Arial"/>
          <w:sz w:val="20"/>
          <w:szCs w:val="20"/>
        </w:rPr>
      </w:pP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40"/>
        <w:gridCol w:w="2239"/>
        <w:gridCol w:w="1528"/>
        <w:gridCol w:w="1558"/>
      </w:tblGrid>
      <w:tr w:rsidR="006636BB" w:rsidRPr="00C9726F" w14:paraId="4380B08B" w14:textId="57E81DA5" w:rsidTr="00476526">
        <w:trPr>
          <w:trHeight w:val="533"/>
          <w:tblHeader/>
          <w:jc w:val="center"/>
        </w:trPr>
        <w:tc>
          <w:tcPr>
            <w:tcW w:w="4740" w:type="dxa"/>
            <w:shd w:val="clear" w:color="auto" w:fill="D9D9D9" w:themeFill="background1" w:themeFillShade="D9"/>
            <w:vAlign w:val="center"/>
          </w:tcPr>
          <w:p w14:paraId="338CBB13" w14:textId="1EE66854" w:rsidR="00964E5F" w:rsidRPr="00C9726F" w:rsidRDefault="00964E5F" w:rsidP="006C4260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C9726F">
              <w:rPr>
                <w:rFonts w:cs="Arial"/>
                <w:b/>
                <w:sz w:val="20"/>
                <w:szCs w:val="20"/>
              </w:rPr>
              <w:t>TEMA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8F18C2A" w14:textId="4216BEA1" w:rsidR="00964E5F" w:rsidRPr="00C9726F" w:rsidRDefault="00964E5F" w:rsidP="006C4260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C9726F">
              <w:rPr>
                <w:rFonts w:cs="Arial"/>
                <w:b/>
                <w:sz w:val="20"/>
                <w:szCs w:val="20"/>
              </w:rPr>
              <w:t>FECHA DE ENTREGA</w:t>
            </w:r>
          </w:p>
        </w:tc>
        <w:tc>
          <w:tcPr>
            <w:tcW w:w="1528" w:type="dxa"/>
            <w:shd w:val="clear" w:color="auto" w:fill="D9D9D9" w:themeFill="background1" w:themeFillShade="D9"/>
            <w:vAlign w:val="center"/>
          </w:tcPr>
          <w:p w14:paraId="259AECF1" w14:textId="65AB5DD7" w:rsidR="00964E5F" w:rsidRPr="00C9726F" w:rsidRDefault="00964E5F" w:rsidP="006C4260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C9726F">
              <w:rPr>
                <w:rFonts w:cs="Arial"/>
                <w:b/>
                <w:sz w:val="20"/>
                <w:szCs w:val="20"/>
              </w:rPr>
              <w:t>ENCARGADO</w:t>
            </w:r>
          </w:p>
        </w:tc>
        <w:tc>
          <w:tcPr>
            <w:tcW w:w="1558" w:type="dxa"/>
            <w:shd w:val="clear" w:color="auto" w:fill="D9D9D9" w:themeFill="background1" w:themeFillShade="D9"/>
            <w:vAlign w:val="center"/>
          </w:tcPr>
          <w:p w14:paraId="7EC6314F" w14:textId="5F7B4907" w:rsidR="00964E5F" w:rsidRPr="00C9726F" w:rsidRDefault="00964E5F" w:rsidP="00964E5F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C9726F">
              <w:rPr>
                <w:rFonts w:cs="Arial"/>
                <w:b/>
                <w:sz w:val="20"/>
                <w:szCs w:val="20"/>
              </w:rPr>
              <w:t>ESTADO</w:t>
            </w:r>
          </w:p>
        </w:tc>
      </w:tr>
      <w:tr w:rsidR="0074193C" w:rsidRPr="000E4C67" w14:paraId="3F55DFC5" w14:textId="77777777" w:rsidTr="0074193C">
        <w:trPr>
          <w:trHeight w:val="293"/>
          <w:jc w:val="center"/>
        </w:trPr>
        <w:tc>
          <w:tcPr>
            <w:tcW w:w="4740" w:type="dxa"/>
            <w:vAlign w:val="center"/>
          </w:tcPr>
          <w:p w14:paraId="12447103" w14:textId="08891A00" w:rsidR="00732109" w:rsidRPr="00732109" w:rsidRDefault="00732109" w:rsidP="0074193C">
            <w:pPr>
              <w:spacing w:before="120" w:after="120"/>
              <w:rPr>
                <w:rFonts w:cs="Arial"/>
                <w:b/>
                <w:sz w:val="20"/>
                <w:szCs w:val="20"/>
                <w:lang w:val="es-CL"/>
              </w:rPr>
            </w:pPr>
            <w:r w:rsidRPr="00732109">
              <w:rPr>
                <w:rFonts w:cs="Arial"/>
                <w:b/>
                <w:sz w:val="20"/>
                <w:szCs w:val="20"/>
                <w:lang w:val="es-CL"/>
              </w:rPr>
              <w:t xml:space="preserve">Área de </w:t>
            </w:r>
            <w:r w:rsidR="00044D80">
              <w:rPr>
                <w:rFonts w:cs="Arial"/>
                <w:b/>
                <w:sz w:val="20"/>
                <w:szCs w:val="20"/>
                <w:lang w:val="es-CL"/>
              </w:rPr>
              <w:t>e</w:t>
            </w:r>
            <w:r w:rsidRPr="00732109">
              <w:rPr>
                <w:rFonts w:cs="Arial"/>
                <w:b/>
                <w:sz w:val="20"/>
                <w:szCs w:val="20"/>
                <w:lang w:val="es-CL"/>
              </w:rPr>
              <w:t xml:space="preserve">studio </w:t>
            </w:r>
            <w:r w:rsidR="00044D80">
              <w:rPr>
                <w:rFonts w:cs="Arial"/>
                <w:b/>
                <w:sz w:val="20"/>
                <w:szCs w:val="20"/>
                <w:lang w:val="es-CL"/>
              </w:rPr>
              <w:t>p</w:t>
            </w:r>
            <w:r w:rsidRPr="00732109">
              <w:rPr>
                <w:rFonts w:cs="Arial"/>
                <w:b/>
                <w:sz w:val="20"/>
                <w:szCs w:val="20"/>
                <w:lang w:val="es-CL"/>
              </w:rPr>
              <w:t>reliminar</w:t>
            </w:r>
          </w:p>
          <w:p w14:paraId="55AF1EDD" w14:textId="7CB6F791" w:rsidR="00F21095" w:rsidRDefault="000A6671" w:rsidP="0074193C">
            <w:pPr>
              <w:spacing w:before="120" w:after="120"/>
              <w:rPr>
                <w:rFonts w:cs="Arial"/>
                <w:bCs/>
                <w:sz w:val="20"/>
                <w:szCs w:val="20"/>
                <w:lang w:val="es-CL"/>
              </w:rPr>
            </w:pPr>
            <w:r>
              <w:rPr>
                <w:rFonts w:cs="Arial"/>
                <w:bCs/>
                <w:sz w:val="20"/>
                <w:szCs w:val="20"/>
                <w:lang w:val="es-CL"/>
              </w:rPr>
              <w:t>IR indica que para definir el Área de Estudio de Medio Humano se deberá tener en consideración las Áreas de Influencia de Olores, Emisiones Atmosféricas, Ruido y Transito Vial.</w:t>
            </w:r>
          </w:p>
          <w:p w14:paraId="3A05C93C" w14:textId="2ABE7228" w:rsidR="00F21095" w:rsidRDefault="00F21095" w:rsidP="0074193C">
            <w:pPr>
              <w:spacing w:before="120" w:after="120"/>
              <w:rPr>
                <w:rFonts w:cs="Arial"/>
                <w:bCs/>
                <w:sz w:val="20"/>
                <w:szCs w:val="20"/>
                <w:lang w:val="es-CL"/>
              </w:rPr>
            </w:pPr>
            <w:r>
              <w:rPr>
                <w:rFonts w:cs="Arial"/>
                <w:bCs/>
                <w:sz w:val="20"/>
                <w:szCs w:val="20"/>
                <w:lang w:val="es-CL"/>
              </w:rPr>
              <w:t>Dicho esto, de acuerdo a los KMZ preliminares de los Proyectos, IR generó áreas de estudio preliminares</w:t>
            </w:r>
            <w:r w:rsidR="00BE39CC">
              <w:rPr>
                <w:rFonts w:cs="Arial"/>
                <w:bCs/>
                <w:sz w:val="20"/>
                <w:szCs w:val="20"/>
                <w:lang w:val="es-CL"/>
              </w:rPr>
              <w:t xml:space="preserve">, las que contienen las siguientes comunidades de acuerdo a los Proyectos: </w:t>
            </w:r>
          </w:p>
          <w:p w14:paraId="4F3B2A71" w14:textId="38D8737E" w:rsidR="00BE39CC" w:rsidRDefault="00BE39CC" w:rsidP="0074193C">
            <w:pPr>
              <w:spacing w:before="120" w:after="120"/>
              <w:rPr>
                <w:rFonts w:cs="Arial"/>
                <w:bCs/>
                <w:sz w:val="20"/>
                <w:szCs w:val="20"/>
                <w:lang w:val="es-CL"/>
              </w:rPr>
            </w:pPr>
            <w:r>
              <w:rPr>
                <w:rFonts w:cs="Arial"/>
                <w:bCs/>
                <w:sz w:val="20"/>
                <w:szCs w:val="20"/>
                <w:lang w:val="es-CL"/>
              </w:rPr>
              <w:t>Melipilla: Popeta, Coligua, Maitenes</w:t>
            </w:r>
          </w:p>
          <w:p w14:paraId="65BCC46C" w14:textId="53FD6BBB" w:rsidR="00BE39CC" w:rsidRDefault="00BE39CC" w:rsidP="0074193C">
            <w:pPr>
              <w:spacing w:before="120" w:after="120"/>
              <w:rPr>
                <w:rFonts w:cs="Arial"/>
                <w:bCs/>
                <w:sz w:val="20"/>
                <w:szCs w:val="20"/>
                <w:lang w:val="es-CL"/>
              </w:rPr>
            </w:pPr>
            <w:r>
              <w:rPr>
                <w:rFonts w:cs="Arial"/>
                <w:bCs/>
                <w:sz w:val="20"/>
                <w:szCs w:val="20"/>
                <w:lang w:val="es-CL"/>
              </w:rPr>
              <w:t>Leyda: El Sauca, Indeterminada</w:t>
            </w:r>
            <w:r w:rsidR="008842CB">
              <w:rPr>
                <w:rFonts w:cs="Arial"/>
                <w:bCs/>
                <w:sz w:val="20"/>
                <w:szCs w:val="20"/>
                <w:lang w:val="es-CL"/>
              </w:rPr>
              <w:t xml:space="preserve"> (según distrito censal)</w:t>
            </w:r>
            <w:r>
              <w:rPr>
                <w:rFonts w:cs="Arial"/>
                <w:bCs/>
                <w:sz w:val="20"/>
                <w:szCs w:val="20"/>
                <w:lang w:val="es-CL"/>
              </w:rPr>
              <w:t>, Marquesa Adentro</w:t>
            </w:r>
          </w:p>
          <w:p w14:paraId="3335F0E4" w14:textId="325862EB" w:rsidR="000A6671" w:rsidRPr="00AF4A3A" w:rsidRDefault="00BE39CC" w:rsidP="0074193C">
            <w:pPr>
              <w:spacing w:before="120" w:after="120"/>
              <w:rPr>
                <w:rFonts w:cs="Arial"/>
                <w:bCs/>
                <w:sz w:val="20"/>
                <w:szCs w:val="20"/>
                <w:lang w:val="es-CL"/>
              </w:rPr>
            </w:pPr>
            <w:r>
              <w:rPr>
                <w:rFonts w:cs="Arial"/>
                <w:bCs/>
                <w:sz w:val="20"/>
                <w:szCs w:val="20"/>
                <w:lang w:val="es-CL"/>
              </w:rPr>
              <w:t xml:space="preserve">Estas serán enviadas una vez se ajusten con </w:t>
            </w:r>
            <w:r w:rsidR="00BA2F5E">
              <w:rPr>
                <w:rFonts w:cs="Arial"/>
                <w:bCs/>
                <w:sz w:val="20"/>
                <w:szCs w:val="20"/>
                <w:lang w:val="es-CL"/>
              </w:rPr>
              <w:t xml:space="preserve">las modelaciones de olores que posee Equipo </w:t>
            </w:r>
            <w:commentRangeStart w:id="0"/>
            <w:r w:rsidR="00BA2F5E">
              <w:rPr>
                <w:rFonts w:cs="Arial"/>
                <w:bCs/>
                <w:sz w:val="20"/>
                <w:szCs w:val="20"/>
                <w:lang w:val="es-CL"/>
              </w:rPr>
              <w:t>PROA</w:t>
            </w:r>
            <w:commentRangeEnd w:id="0"/>
            <w:r w:rsidR="00E872EC">
              <w:rPr>
                <w:rStyle w:val="Refdecomentario"/>
                <w:rFonts w:cs="Arial"/>
                <w:bCs/>
                <w:sz w:val="20"/>
                <w:szCs w:val="20"/>
                <w:lang w:val="es-CL"/>
              </w:rPr>
              <w:commentReference w:id="0"/>
            </w:r>
            <w:r w:rsidR="00BA2F5E">
              <w:rPr>
                <w:rFonts w:cs="Arial"/>
                <w:bCs/>
                <w:sz w:val="20"/>
                <w:szCs w:val="20"/>
                <w:lang w:val="es-CL"/>
              </w:rPr>
              <w:t>.</w:t>
            </w:r>
            <w:r>
              <w:rPr>
                <w:rFonts w:cs="Arial"/>
                <w:bCs/>
                <w:sz w:val="20"/>
                <w:szCs w:val="20"/>
                <w:lang w:val="es-CL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37672AA1" w14:textId="01912229" w:rsidR="0074193C" w:rsidRPr="0074193C" w:rsidRDefault="0074193C" w:rsidP="0074193C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  <w:lang w:val="es-CL"/>
              </w:rPr>
            </w:pPr>
          </w:p>
        </w:tc>
        <w:tc>
          <w:tcPr>
            <w:tcW w:w="1528" w:type="dxa"/>
            <w:vAlign w:val="center"/>
          </w:tcPr>
          <w:p w14:paraId="0BDB2720" w14:textId="6309640D" w:rsidR="0074193C" w:rsidRPr="0074193C" w:rsidRDefault="00BA2F5E" w:rsidP="0074193C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  <w:lang w:val="es-CL"/>
              </w:rPr>
            </w:pPr>
            <w:r>
              <w:rPr>
                <w:rFonts w:cs="Arial"/>
                <w:bCs/>
                <w:sz w:val="20"/>
                <w:szCs w:val="20"/>
                <w:lang w:val="es-CL"/>
              </w:rPr>
              <w:t>INERCO</w:t>
            </w:r>
          </w:p>
        </w:tc>
        <w:tc>
          <w:tcPr>
            <w:tcW w:w="1558" w:type="dxa"/>
            <w:vAlign w:val="center"/>
          </w:tcPr>
          <w:p w14:paraId="7178B8C9" w14:textId="1C948EA2" w:rsidR="0074193C" w:rsidRPr="0074193C" w:rsidRDefault="00AF4A3A" w:rsidP="0074193C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  <w:lang w:val="es-CL"/>
              </w:rPr>
            </w:pPr>
            <w:r>
              <w:rPr>
                <w:rFonts w:cs="Arial"/>
                <w:bCs/>
                <w:sz w:val="20"/>
                <w:szCs w:val="20"/>
                <w:lang w:val="es-CL"/>
              </w:rPr>
              <w:t>Pendiente</w:t>
            </w:r>
          </w:p>
        </w:tc>
      </w:tr>
      <w:tr w:rsidR="00DF4481" w:rsidRPr="000E4C67" w14:paraId="4A44CB80" w14:textId="77777777" w:rsidTr="0074193C">
        <w:trPr>
          <w:trHeight w:val="293"/>
          <w:jc w:val="center"/>
        </w:trPr>
        <w:tc>
          <w:tcPr>
            <w:tcW w:w="4740" w:type="dxa"/>
            <w:vAlign w:val="center"/>
          </w:tcPr>
          <w:p w14:paraId="58754CDC" w14:textId="256A30DF" w:rsidR="00732109" w:rsidRPr="00732109" w:rsidRDefault="00732109" w:rsidP="00DF4481">
            <w:pPr>
              <w:spacing w:before="120" w:after="120"/>
              <w:rPr>
                <w:rFonts w:cs="Arial"/>
                <w:b/>
                <w:sz w:val="20"/>
                <w:szCs w:val="20"/>
                <w:lang w:val="es-CL"/>
              </w:rPr>
            </w:pPr>
            <w:r w:rsidRPr="00732109">
              <w:rPr>
                <w:rFonts w:cs="Arial"/>
                <w:b/>
                <w:sz w:val="20"/>
                <w:szCs w:val="20"/>
                <w:lang w:val="es-CL"/>
              </w:rPr>
              <w:t xml:space="preserve">Consentimiento </w:t>
            </w:r>
            <w:r w:rsidR="00044D80">
              <w:rPr>
                <w:rFonts w:cs="Arial"/>
                <w:b/>
                <w:sz w:val="20"/>
                <w:szCs w:val="20"/>
                <w:lang w:val="es-CL"/>
              </w:rPr>
              <w:t>i</w:t>
            </w:r>
            <w:r w:rsidRPr="00732109">
              <w:rPr>
                <w:rFonts w:cs="Arial"/>
                <w:b/>
                <w:sz w:val="20"/>
                <w:szCs w:val="20"/>
                <w:lang w:val="es-CL"/>
              </w:rPr>
              <w:t>nformado</w:t>
            </w:r>
            <w:r>
              <w:rPr>
                <w:rFonts w:cs="Arial"/>
                <w:b/>
                <w:sz w:val="20"/>
                <w:szCs w:val="20"/>
                <w:lang w:val="es-CL"/>
              </w:rPr>
              <w:t xml:space="preserve"> y </w:t>
            </w:r>
            <w:r w:rsidR="00044D80">
              <w:rPr>
                <w:rFonts w:cs="Arial"/>
                <w:b/>
                <w:sz w:val="20"/>
                <w:szCs w:val="20"/>
                <w:lang w:val="es-CL"/>
              </w:rPr>
              <w:t>p</w:t>
            </w:r>
            <w:r>
              <w:rPr>
                <w:rFonts w:cs="Arial"/>
                <w:b/>
                <w:sz w:val="20"/>
                <w:szCs w:val="20"/>
                <w:lang w:val="es-CL"/>
              </w:rPr>
              <w:t xml:space="preserve">auta de </w:t>
            </w:r>
            <w:r w:rsidR="00044D80">
              <w:rPr>
                <w:rFonts w:cs="Arial"/>
                <w:b/>
                <w:sz w:val="20"/>
                <w:szCs w:val="20"/>
                <w:lang w:val="es-CL"/>
              </w:rPr>
              <w:t>e</w:t>
            </w:r>
            <w:r>
              <w:rPr>
                <w:rFonts w:cs="Arial"/>
                <w:b/>
                <w:sz w:val="20"/>
                <w:szCs w:val="20"/>
                <w:lang w:val="es-CL"/>
              </w:rPr>
              <w:t>ntrevista</w:t>
            </w:r>
          </w:p>
          <w:p w14:paraId="2E44B64A" w14:textId="0600E27D" w:rsidR="00732109" w:rsidRDefault="00BA2F5E" w:rsidP="00DF4481">
            <w:pPr>
              <w:spacing w:before="120" w:after="120"/>
              <w:rPr>
                <w:rFonts w:cs="Arial"/>
                <w:bCs/>
                <w:sz w:val="20"/>
                <w:szCs w:val="20"/>
                <w:lang w:val="es-CL"/>
              </w:rPr>
            </w:pPr>
            <w:r>
              <w:rPr>
                <w:rFonts w:cs="Arial"/>
                <w:bCs/>
                <w:sz w:val="20"/>
                <w:szCs w:val="20"/>
                <w:lang w:val="es-CL"/>
              </w:rPr>
              <w:lastRenderedPageBreak/>
              <w:t xml:space="preserve">Para ejecutar el terreno de Medio Humano se generará un consentimiento informado, el que deberá contener una breve descripción del Proyecto. </w:t>
            </w:r>
            <w:r w:rsidR="00732109">
              <w:rPr>
                <w:rFonts w:cs="Arial"/>
                <w:bCs/>
                <w:sz w:val="20"/>
                <w:szCs w:val="20"/>
                <w:lang w:val="es-CL"/>
              </w:rPr>
              <w:t xml:space="preserve">También se utilizará una pauta de entrevista para recopilar la información necesaria para el desarrollo de la Línea de Base de Medio Humano. </w:t>
            </w:r>
          </w:p>
          <w:p w14:paraId="5B0D2DB4" w14:textId="06CADD6E" w:rsidR="00BA2F5E" w:rsidRPr="0074193C" w:rsidRDefault="00BA2F5E" w:rsidP="00DF4481">
            <w:pPr>
              <w:spacing w:before="120" w:after="120"/>
              <w:rPr>
                <w:rFonts w:cs="Arial"/>
                <w:bCs/>
                <w:sz w:val="20"/>
                <w:szCs w:val="20"/>
                <w:lang w:val="es-CL"/>
              </w:rPr>
            </w:pPr>
            <w:r>
              <w:rPr>
                <w:rFonts w:cs="Arial"/>
                <w:bCs/>
                <w:sz w:val="20"/>
                <w:szCs w:val="20"/>
                <w:lang w:val="es-CL"/>
              </w:rPr>
              <w:t xml:space="preserve">Se enviará consentimiento informado </w:t>
            </w:r>
            <w:r w:rsidR="00732109">
              <w:rPr>
                <w:rFonts w:cs="Arial"/>
                <w:bCs/>
                <w:sz w:val="20"/>
                <w:szCs w:val="20"/>
                <w:lang w:val="es-CL"/>
              </w:rPr>
              <w:t xml:space="preserve">y pauta de entrevista </w:t>
            </w:r>
            <w:r>
              <w:rPr>
                <w:rFonts w:cs="Arial"/>
                <w:bCs/>
                <w:sz w:val="20"/>
                <w:szCs w:val="20"/>
                <w:lang w:val="es-CL"/>
              </w:rPr>
              <w:t>de ejemplo a Equipo PROA</w:t>
            </w:r>
            <w:r w:rsidR="00732109">
              <w:rPr>
                <w:rFonts w:cs="Arial"/>
                <w:bCs/>
                <w:sz w:val="20"/>
                <w:szCs w:val="20"/>
                <w:lang w:val="es-CL"/>
              </w:rPr>
              <w:t xml:space="preserve"> para su revisión</w:t>
            </w:r>
          </w:p>
        </w:tc>
        <w:tc>
          <w:tcPr>
            <w:tcW w:w="0" w:type="auto"/>
            <w:vAlign w:val="center"/>
          </w:tcPr>
          <w:p w14:paraId="239F3034" w14:textId="60486361" w:rsidR="00DF4481" w:rsidRPr="0074193C" w:rsidRDefault="00732109" w:rsidP="00DF4481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  <w:lang w:val="es-CL"/>
              </w:rPr>
            </w:pPr>
            <w:r>
              <w:rPr>
                <w:rFonts w:cs="Arial"/>
                <w:bCs/>
                <w:sz w:val="20"/>
                <w:szCs w:val="20"/>
                <w:lang w:val="es-CL"/>
              </w:rPr>
              <w:lastRenderedPageBreak/>
              <w:t>09.06.2026</w:t>
            </w:r>
          </w:p>
        </w:tc>
        <w:tc>
          <w:tcPr>
            <w:tcW w:w="1528" w:type="dxa"/>
            <w:vAlign w:val="center"/>
          </w:tcPr>
          <w:p w14:paraId="2D08FE41" w14:textId="56A7282C" w:rsidR="00DF4481" w:rsidRPr="0074193C" w:rsidRDefault="00DF4481" w:rsidP="00DF4481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  <w:lang w:val="es-CL"/>
              </w:rPr>
            </w:pPr>
            <w:r>
              <w:rPr>
                <w:rFonts w:cs="Arial"/>
                <w:bCs/>
                <w:sz w:val="20"/>
                <w:szCs w:val="20"/>
                <w:lang w:val="es-CL"/>
              </w:rPr>
              <w:t>INERCO</w:t>
            </w:r>
          </w:p>
        </w:tc>
        <w:tc>
          <w:tcPr>
            <w:tcW w:w="1558" w:type="dxa"/>
            <w:vAlign w:val="center"/>
          </w:tcPr>
          <w:p w14:paraId="4D0EC267" w14:textId="08160085" w:rsidR="00DF4481" w:rsidRPr="0074193C" w:rsidRDefault="00732109" w:rsidP="00DF4481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  <w:lang w:val="es-CL"/>
              </w:rPr>
            </w:pPr>
            <w:r>
              <w:rPr>
                <w:rFonts w:cs="Arial"/>
                <w:bCs/>
                <w:sz w:val="20"/>
                <w:szCs w:val="20"/>
                <w:lang w:val="es-CL"/>
              </w:rPr>
              <w:t>Cerrado</w:t>
            </w:r>
          </w:p>
        </w:tc>
      </w:tr>
      <w:tr w:rsidR="008553CE" w:rsidRPr="000E4C67" w14:paraId="08657D9E" w14:textId="77777777" w:rsidTr="008553CE">
        <w:trPr>
          <w:trHeight w:val="293"/>
          <w:jc w:val="center"/>
        </w:trPr>
        <w:tc>
          <w:tcPr>
            <w:tcW w:w="4740" w:type="dxa"/>
            <w:vAlign w:val="center"/>
          </w:tcPr>
          <w:p w14:paraId="0AD24759" w14:textId="6249F82F" w:rsidR="008553CE" w:rsidRDefault="00732109" w:rsidP="008553CE">
            <w:pPr>
              <w:spacing w:before="120" w:after="120"/>
              <w:rPr>
                <w:rFonts w:cs="Arial"/>
                <w:b/>
                <w:sz w:val="20"/>
                <w:szCs w:val="20"/>
                <w:lang w:val="es-CL"/>
              </w:rPr>
            </w:pPr>
            <w:r>
              <w:rPr>
                <w:rFonts w:cs="Arial"/>
                <w:b/>
                <w:sz w:val="20"/>
                <w:szCs w:val="20"/>
                <w:lang w:val="es-CL"/>
              </w:rPr>
              <w:t xml:space="preserve">Modelación de </w:t>
            </w:r>
            <w:r w:rsidR="00044D80">
              <w:rPr>
                <w:rFonts w:cs="Arial"/>
                <w:b/>
                <w:sz w:val="20"/>
                <w:szCs w:val="20"/>
                <w:lang w:val="es-CL"/>
              </w:rPr>
              <w:t>o</w:t>
            </w:r>
            <w:r>
              <w:rPr>
                <w:rFonts w:cs="Arial"/>
                <w:b/>
                <w:sz w:val="20"/>
                <w:szCs w:val="20"/>
                <w:lang w:val="es-CL"/>
              </w:rPr>
              <w:t xml:space="preserve">lores </w:t>
            </w:r>
          </w:p>
          <w:p w14:paraId="213E9EA0" w14:textId="08D701E0" w:rsidR="00732109" w:rsidRPr="00732109" w:rsidRDefault="00732109" w:rsidP="008553CE">
            <w:pPr>
              <w:spacing w:before="120" w:after="120"/>
              <w:rPr>
                <w:rFonts w:cs="Arial"/>
                <w:bCs/>
                <w:sz w:val="20"/>
                <w:szCs w:val="20"/>
                <w:lang w:val="es-CL"/>
              </w:rPr>
            </w:pPr>
            <w:r w:rsidRPr="00732109">
              <w:rPr>
                <w:rFonts w:cs="Arial"/>
                <w:bCs/>
                <w:sz w:val="20"/>
                <w:szCs w:val="20"/>
                <w:lang w:val="es-CL"/>
              </w:rPr>
              <w:t>EE indica que Melipilla cuenta con un</w:t>
            </w:r>
            <w:r>
              <w:rPr>
                <w:rFonts w:cs="Arial"/>
                <w:bCs/>
                <w:sz w:val="20"/>
                <w:szCs w:val="20"/>
                <w:lang w:val="es-CL"/>
              </w:rPr>
              <w:t>a</w:t>
            </w:r>
            <w:r w:rsidRPr="00732109">
              <w:rPr>
                <w:rFonts w:cs="Arial"/>
                <w:bCs/>
                <w:sz w:val="20"/>
                <w:szCs w:val="20"/>
                <w:lang w:val="es-CL"/>
              </w:rPr>
              <w:t xml:space="preserve"> pluma de modelación de olores de acuerdo a la operación actual del Plantel. </w:t>
            </w:r>
          </w:p>
          <w:p w14:paraId="4AD33BEB" w14:textId="77777777" w:rsidR="00732109" w:rsidRDefault="00732109" w:rsidP="008553CE">
            <w:pPr>
              <w:spacing w:before="120" w:after="120"/>
              <w:rPr>
                <w:rFonts w:cs="Arial"/>
                <w:bCs/>
                <w:sz w:val="20"/>
                <w:szCs w:val="20"/>
                <w:lang w:val="es-CL"/>
              </w:rPr>
            </w:pPr>
            <w:r>
              <w:rPr>
                <w:rFonts w:cs="Arial"/>
                <w:bCs/>
                <w:sz w:val="20"/>
                <w:szCs w:val="20"/>
                <w:lang w:val="es-CL"/>
              </w:rPr>
              <w:t xml:space="preserve">MO indica que Leyda también cuenta con una pluma pero que esta es un poco más antigua. </w:t>
            </w:r>
          </w:p>
          <w:p w14:paraId="234D476C" w14:textId="06A513F6" w:rsidR="00732109" w:rsidRPr="002A121D" w:rsidRDefault="00732109" w:rsidP="008553CE">
            <w:pPr>
              <w:spacing w:before="120" w:after="120"/>
              <w:rPr>
                <w:rFonts w:cs="Arial"/>
                <w:bCs/>
                <w:sz w:val="20"/>
                <w:szCs w:val="20"/>
                <w:lang w:val="es-CL"/>
              </w:rPr>
            </w:pPr>
            <w:r>
              <w:rPr>
                <w:rFonts w:cs="Arial"/>
                <w:bCs/>
                <w:sz w:val="20"/>
                <w:szCs w:val="20"/>
                <w:lang w:val="es-CL"/>
              </w:rPr>
              <w:t xml:space="preserve">Las modelaciones serán enviadas a Equipo INERCO para ajustar el área de estudio preliminar de MH. </w:t>
            </w:r>
          </w:p>
        </w:tc>
        <w:tc>
          <w:tcPr>
            <w:tcW w:w="0" w:type="auto"/>
            <w:vAlign w:val="center"/>
          </w:tcPr>
          <w:p w14:paraId="66B9CA55" w14:textId="5E239EEB" w:rsidR="008553CE" w:rsidRPr="008553CE" w:rsidRDefault="00732109" w:rsidP="00A87604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  <w:lang w:val="es-CL"/>
              </w:rPr>
            </w:pPr>
            <w:r>
              <w:rPr>
                <w:rFonts w:cs="Arial"/>
                <w:bCs/>
                <w:sz w:val="20"/>
                <w:szCs w:val="20"/>
                <w:lang w:val="es-CL"/>
              </w:rPr>
              <w:t>09.06.2026</w:t>
            </w:r>
          </w:p>
        </w:tc>
        <w:tc>
          <w:tcPr>
            <w:tcW w:w="1528" w:type="dxa"/>
            <w:vAlign w:val="center"/>
          </w:tcPr>
          <w:p w14:paraId="0093FF64" w14:textId="4BFBFDBB" w:rsidR="008553CE" w:rsidRPr="008553CE" w:rsidRDefault="00732109" w:rsidP="00A87604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  <w:lang w:val="es-CL"/>
              </w:rPr>
            </w:pPr>
            <w:r>
              <w:rPr>
                <w:rFonts w:cs="Arial"/>
                <w:bCs/>
                <w:sz w:val="20"/>
                <w:szCs w:val="20"/>
                <w:lang w:val="es-CL"/>
              </w:rPr>
              <w:t>PROA</w:t>
            </w:r>
          </w:p>
        </w:tc>
        <w:tc>
          <w:tcPr>
            <w:tcW w:w="1558" w:type="dxa"/>
            <w:vAlign w:val="center"/>
          </w:tcPr>
          <w:p w14:paraId="48B95101" w14:textId="798F42E3" w:rsidR="008553CE" w:rsidRPr="008553CE" w:rsidRDefault="00AF4A3A" w:rsidP="00A87604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  <w:lang w:val="es-CL"/>
              </w:rPr>
            </w:pPr>
            <w:r>
              <w:rPr>
                <w:rFonts w:cs="Arial"/>
                <w:bCs/>
                <w:sz w:val="20"/>
                <w:szCs w:val="20"/>
                <w:lang w:val="es-CL"/>
              </w:rPr>
              <w:t>Cerrado</w:t>
            </w:r>
          </w:p>
        </w:tc>
      </w:tr>
      <w:tr w:rsidR="002A121D" w:rsidRPr="000E4C67" w14:paraId="51808952" w14:textId="77777777" w:rsidTr="008553CE">
        <w:trPr>
          <w:trHeight w:val="293"/>
          <w:jc w:val="center"/>
        </w:trPr>
        <w:tc>
          <w:tcPr>
            <w:tcW w:w="4740" w:type="dxa"/>
            <w:vAlign w:val="center"/>
          </w:tcPr>
          <w:p w14:paraId="6985E86F" w14:textId="6ACD8FF1" w:rsidR="002A121D" w:rsidRDefault="00732109" w:rsidP="002A121D">
            <w:pPr>
              <w:spacing w:before="120" w:after="120"/>
              <w:rPr>
                <w:rFonts w:cs="Arial"/>
                <w:b/>
                <w:sz w:val="20"/>
                <w:szCs w:val="20"/>
                <w:lang w:val="es-CL"/>
              </w:rPr>
            </w:pPr>
            <w:r>
              <w:rPr>
                <w:rFonts w:cs="Arial"/>
                <w:b/>
                <w:sz w:val="20"/>
                <w:szCs w:val="20"/>
                <w:lang w:val="es-CL"/>
              </w:rPr>
              <w:t xml:space="preserve">Relacionamiento </w:t>
            </w:r>
            <w:r w:rsidR="00044D80">
              <w:rPr>
                <w:rFonts w:cs="Arial"/>
                <w:b/>
                <w:sz w:val="20"/>
                <w:szCs w:val="20"/>
                <w:lang w:val="es-CL"/>
              </w:rPr>
              <w:t>c</w:t>
            </w:r>
            <w:r>
              <w:rPr>
                <w:rFonts w:cs="Arial"/>
                <w:b/>
                <w:sz w:val="20"/>
                <w:szCs w:val="20"/>
                <w:lang w:val="es-CL"/>
              </w:rPr>
              <w:t>omunitario PROA</w:t>
            </w:r>
          </w:p>
          <w:p w14:paraId="60153AD5" w14:textId="77777777" w:rsidR="00732109" w:rsidRDefault="00732109" w:rsidP="002A121D">
            <w:pPr>
              <w:spacing w:before="120" w:after="120"/>
              <w:rPr>
                <w:rFonts w:cs="Arial"/>
                <w:bCs/>
                <w:sz w:val="20"/>
                <w:szCs w:val="20"/>
                <w:lang w:val="es-CL"/>
              </w:rPr>
            </w:pPr>
            <w:r w:rsidRPr="00732109">
              <w:rPr>
                <w:rFonts w:cs="Arial"/>
                <w:bCs/>
                <w:sz w:val="20"/>
                <w:szCs w:val="20"/>
                <w:lang w:val="es-CL"/>
              </w:rPr>
              <w:t xml:space="preserve">CB indica que los planteles cuentan con relacionamiento comunitario y que estos antecedentes serán compartidos con Equipo INERCO. </w:t>
            </w:r>
          </w:p>
          <w:p w14:paraId="1A436132" w14:textId="717B9425" w:rsidR="00732109" w:rsidRDefault="00732109" w:rsidP="002A121D">
            <w:pPr>
              <w:spacing w:before="120" w:after="120"/>
              <w:rPr>
                <w:rFonts w:cs="Arial"/>
                <w:bCs/>
                <w:sz w:val="20"/>
                <w:szCs w:val="20"/>
                <w:lang w:val="es-CL"/>
              </w:rPr>
            </w:pPr>
            <w:r>
              <w:rPr>
                <w:rFonts w:cs="Arial"/>
                <w:bCs/>
                <w:sz w:val="20"/>
                <w:szCs w:val="20"/>
                <w:lang w:val="es-CL"/>
              </w:rPr>
              <w:t xml:space="preserve">Equipo PROA, a partir de estos antecedentes, definirá a los posibles participantes de las entrevistas considerando </w:t>
            </w:r>
            <w:r w:rsidR="00044D80">
              <w:rPr>
                <w:rFonts w:cs="Arial"/>
                <w:bCs/>
                <w:sz w:val="20"/>
                <w:szCs w:val="20"/>
                <w:lang w:val="es-CL"/>
              </w:rPr>
              <w:t>una media de 5 personas por comunidad, entre</w:t>
            </w:r>
            <w:r>
              <w:rPr>
                <w:rFonts w:cs="Arial"/>
                <w:bCs/>
                <w:sz w:val="20"/>
                <w:szCs w:val="20"/>
                <w:lang w:val="es-CL"/>
              </w:rPr>
              <w:t xml:space="preserve"> trabajadores, familias de trabajadores, dirigentes comunales, entre otros. </w:t>
            </w:r>
          </w:p>
          <w:p w14:paraId="41FD75AF" w14:textId="3BC1F303" w:rsidR="00732109" w:rsidRPr="00732109" w:rsidRDefault="00044D80" w:rsidP="002A121D">
            <w:pPr>
              <w:spacing w:before="120" w:after="120"/>
              <w:rPr>
                <w:rFonts w:cs="Arial"/>
                <w:bCs/>
                <w:sz w:val="20"/>
                <w:szCs w:val="20"/>
                <w:lang w:val="es-CL"/>
              </w:rPr>
            </w:pPr>
            <w:r>
              <w:rPr>
                <w:rFonts w:cs="Arial"/>
                <w:bCs/>
                <w:sz w:val="20"/>
                <w:szCs w:val="20"/>
                <w:lang w:val="es-CL"/>
              </w:rPr>
              <w:t xml:space="preserve">Cabe indicar que Equipo PROA realizará las comunicaciones previas a los individuos a entrevistar para interiorizarlos respecto del proceso de levantamiento de información de Medio Humano. </w:t>
            </w:r>
          </w:p>
        </w:tc>
        <w:tc>
          <w:tcPr>
            <w:tcW w:w="0" w:type="auto"/>
            <w:vAlign w:val="center"/>
          </w:tcPr>
          <w:p w14:paraId="33989730" w14:textId="1CCB1B4B" w:rsidR="002A121D" w:rsidRPr="008553CE" w:rsidRDefault="00E872EC" w:rsidP="002A121D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  <w:lang w:val="es-CL"/>
              </w:rPr>
            </w:pPr>
            <w:ins w:id="1" w:author="Catherine Avila Loebel - INERCO" w:date="2026-06-09T16:42:00Z" w16du:dateUtc="2026-06-09T20:42:00Z">
              <w:r>
                <w:rPr>
                  <w:rFonts w:cs="Arial"/>
                  <w:bCs/>
                  <w:sz w:val="20"/>
                  <w:szCs w:val="20"/>
                  <w:lang w:val="es-CL"/>
                </w:rPr>
                <w:t>Por definir</w:t>
              </w:r>
            </w:ins>
          </w:p>
        </w:tc>
        <w:tc>
          <w:tcPr>
            <w:tcW w:w="1528" w:type="dxa"/>
            <w:vAlign w:val="center"/>
          </w:tcPr>
          <w:p w14:paraId="7FECD364" w14:textId="7E0F0A43" w:rsidR="002A121D" w:rsidRPr="008553CE" w:rsidRDefault="00044D80" w:rsidP="002A121D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  <w:lang w:val="es-CL"/>
              </w:rPr>
            </w:pPr>
            <w:r>
              <w:rPr>
                <w:rFonts w:cs="Arial"/>
                <w:bCs/>
                <w:sz w:val="20"/>
                <w:szCs w:val="20"/>
                <w:lang w:val="es-CL"/>
              </w:rPr>
              <w:t>PROA</w:t>
            </w:r>
          </w:p>
        </w:tc>
        <w:tc>
          <w:tcPr>
            <w:tcW w:w="1558" w:type="dxa"/>
            <w:vAlign w:val="center"/>
          </w:tcPr>
          <w:p w14:paraId="3B76A40E" w14:textId="77D91B79" w:rsidR="002A121D" w:rsidRPr="008553CE" w:rsidRDefault="002A121D" w:rsidP="002A121D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  <w:lang w:val="es-CL"/>
              </w:rPr>
            </w:pPr>
            <w:r>
              <w:rPr>
                <w:rFonts w:cs="Arial"/>
                <w:bCs/>
                <w:sz w:val="20"/>
                <w:szCs w:val="20"/>
                <w:lang w:val="es-CL"/>
              </w:rPr>
              <w:t>Pendiente</w:t>
            </w:r>
          </w:p>
        </w:tc>
      </w:tr>
      <w:tr w:rsidR="002A121D" w:rsidRPr="000E4C67" w14:paraId="5F7AA50C" w14:textId="77777777" w:rsidTr="008553CE">
        <w:trPr>
          <w:trHeight w:val="293"/>
          <w:jc w:val="center"/>
        </w:trPr>
        <w:tc>
          <w:tcPr>
            <w:tcW w:w="4740" w:type="dxa"/>
            <w:vAlign w:val="center"/>
          </w:tcPr>
          <w:p w14:paraId="0138511B" w14:textId="77777777" w:rsidR="002A121D" w:rsidRDefault="00044D80" w:rsidP="002A121D">
            <w:pPr>
              <w:spacing w:before="120" w:after="120"/>
              <w:rPr>
                <w:rFonts w:cs="Arial"/>
                <w:b/>
                <w:sz w:val="20"/>
                <w:szCs w:val="20"/>
                <w:lang w:val="es-CL"/>
              </w:rPr>
            </w:pPr>
            <w:r>
              <w:rPr>
                <w:rFonts w:cs="Arial"/>
                <w:b/>
                <w:sz w:val="20"/>
                <w:szCs w:val="20"/>
                <w:lang w:val="es-CL"/>
              </w:rPr>
              <w:t>Fecha de ejecución de terreno MH</w:t>
            </w:r>
          </w:p>
          <w:p w14:paraId="6CCC5A5A" w14:textId="77777777" w:rsidR="00044D80" w:rsidRDefault="00044D80" w:rsidP="002A121D">
            <w:pPr>
              <w:spacing w:before="120" w:after="120"/>
              <w:rPr>
                <w:ins w:id="2" w:author="Catherine Avila Loebel - INERCO" w:date="2026-06-09T16:43:00Z" w16du:dateUtc="2026-06-09T20:43:00Z"/>
                <w:rFonts w:cs="Arial"/>
                <w:bCs/>
                <w:sz w:val="20"/>
                <w:szCs w:val="20"/>
                <w:lang w:val="es-CL"/>
              </w:rPr>
            </w:pPr>
            <w:r w:rsidRPr="00044D80">
              <w:rPr>
                <w:rFonts w:cs="Arial"/>
                <w:bCs/>
                <w:sz w:val="20"/>
                <w:szCs w:val="20"/>
                <w:lang w:val="es-CL"/>
              </w:rPr>
              <w:t xml:space="preserve">A partir de las gestiones previamente indicadas en la presente minuta, Equipo INERCO revisará la fecha máxima en que se pueda ejecutar el levantamiento de información de Medio Humano para </w:t>
            </w:r>
            <w:del w:id="3" w:author="Catherine Avila Loebel - INERCO" w:date="2026-06-09T16:42:00Z" w16du:dateUtc="2026-06-09T20:42:00Z">
              <w:r w:rsidDel="00E872EC">
                <w:rPr>
                  <w:rFonts w:cs="Arial"/>
                  <w:bCs/>
                  <w:sz w:val="20"/>
                  <w:szCs w:val="20"/>
                  <w:lang w:val="es-CL"/>
                </w:rPr>
                <w:delText>mantener el ingreso en Agosto del 2026</w:delText>
              </w:r>
            </w:del>
            <w:ins w:id="4" w:author="Catherine Avila Loebel - INERCO" w:date="2026-06-09T16:42:00Z" w16du:dateUtc="2026-06-09T20:42:00Z">
              <w:r w:rsidR="00E872EC">
                <w:rPr>
                  <w:rFonts w:cs="Arial"/>
                  <w:bCs/>
                  <w:sz w:val="20"/>
                  <w:szCs w:val="20"/>
                  <w:lang w:val="es-CL"/>
                </w:rPr>
                <w:t>no impactar las fechas de ingreso de los proyectos</w:t>
              </w:r>
            </w:ins>
            <w:r>
              <w:rPr>
                <w:rFonts w:cs="Arial"/>
                <w:bCs/>
                <w:sz w:val="20"/>
                <w:szCs w:val="20"/>
                <w:lang w:val="es-CL"/>
              </w:rPr>
              <w:t>.</w:t>
            </w:r>
          </w:p>
          <w:p w14:paraId="0FDD5BA9" w14:textId="0313D5F6" w:rsidR="00E872EC" w:rsidRPr="00044D80" w:rsidRDefault="00E872EC" w:rsidP="002A121D">
            <w:pPr>
              <w:spacing w:before="120" w:after="120"/>
              <w:rPr>
                <w:rFonts w:cs="Arial"/>
                <w:bCs/>
                <w:sz w:val="20"/>
                <w:szCs w:val="20"/>
                <w:lang w:val="es-CL"/>
              </w:rPr>
            </w:pPr>
            <w:ins w:id="5" w:author="Catherine Avila Loebel - INERCO" w:date="2026-06-09T16:43:00Z" w16du:dateUtc="2026-06-09T20:43:00Z">
              <w:r>
                <w:rPr>
                  <w:rFonts w:cs="Arial"/>
                  <w:bCs/>
                  <w:sz w:val="20"/>
                  <w:szCs w:val="20"/>
                  <w:lang w:val="es-CL"/>
                </w:rPr>
                <w:lastRenderedPageBreak/>
                <w:t>Se enviarán cronogramas actualizados.</w:t>
              </w:r>
            </w:ins>
          </w:p>
        </w:tc>
        <w:tc>
          <w:tcPr>
            <w:tcW w:w="0" w:type="auto"/>
            <w:vAlign w:val="center"/>
          </w:tcPr>
          <w:p w14:paraId="3A122335" w14:textId="35E818D7" w:rsidR="002A121D" w:rsidRPr="008553CE" w:rsidRDefault="00044D80" w:rsidP="002A121D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  <w:lang w:val="es-CL"/>
              </w:rPr>
            </w:pPr>
            <w:r>
              <w:rPr>
                <w:rFonts w:cs="Arial"/>
                <w:bCs/>
                <w:sz w:val="20"/>
                <w:szCs w:val="20"/>
                <w:lang w:val="es-CL"/>
              </w:rPr>
              <w:lastRenderedPageBreak/>
              <w:t>12</w:t>
            </w:r>
            <w:r w:rsidR="002A121D">
              <w:rPr>
                <w:rFonts w:cs="Arial"/>
                <w:bCs/>
                <w:sz w:val="20"/>
                <w:szCs w:val="20"/>
                <w:lang w:val="es-CL"/>
              </w:rPr>
              <w:t>.06.2026</w:t>
            </w:r>
          </w:p>
        </w:tc>
        <w:tc>
          <w:tcPr>
            <w:tcW w:w="1528" w:type="dxa"/>
            <w:vAlign w:val="center"/>
          </w:tcPr>
          <w:p w14:paraId="64DD86A9" w14:textId="52A0B474" w:rsidR="002A121D" w:rsidRPr="008553CE" w:rsidRDefault="002A121D" w:rsidP="002A121D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  <w:lang w:val="es-CL"/>
              </w:rPr>
            </w:pPr>
            <w:r>
              <w:rPr>
                <w:rFonts w:cs="Arial"/>
                <w:bCs/>
                <w:sz w:val="20"/>
                <w:szCs w:val="20"/>
                <w:lang w:val="es-CL"/>
              </w:rPr>
              <w:t>INERCO</w:t>
            </w:r>
          </w:p>
        </w:tc>
        <w:tc>
          <w:tcPr>
            <w:tcW w:w="1558" w:type="dxa"/>
            <w:vAlign w:val="center"/>
          </w:tcPr>
          <w:p w14:paraId="2183FC81" w14:textId="57C52B21" w:rsidR="002A121D" w:rsidRPr="008553CE" w:rsidRDefault="00044D80" w:rsidP="002A121D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  <w:lang w:val="es-CL"/>
              </w:rPr>
            </w:pPr>
            <w:r>
              <w:rPr>
                <w:rFonts w:cs="Arial"/>
                <w:bCs/>
                <w:sz w:val="20"/>
                <w:szCs w:val="20"/>
                <w:lang w:val="es-CL"/>
              </w:rPr>
              <w:t>Pendiente</w:t>
            </w:r>
          </w:p>
        </w:tc>
      </w:tr>
    </w:tbl>
    <w:p w14:paraId="634988EB" w14:textId="18480784" w:rsidR="005A6524" w:rsidRPr="00C9726F" w:rsidRDefault="005A6524" w:rsidP="00392AB5">
      <w:pPr>
        <w:rPr>
          <w:rFonts w:cs="Arial"/>
          <w:sz w:val="20"/>
          <w:szCs w:val="20"/>
        </w:rPr>
      </w:pPr>
    </w:p>
    <w:sectPr w:rsidR="005A6524" w:rsidRPr="00C9726F" w:rsidSect="0043671E">
      <w:headerReference w:type="default" r:id="rId12"/>
      <w:footerReference w:type="default" r:id="rId13"/>
      <w:pgSz w:w="12242" w:h="15842" w:code="1"/>
      <w:pgMar w:top="2001" w:right="1077" w:bottom="1701" w:left="1134" w:header="851" w:footer="851" w:gutter="0"/>
      <w:pgBorders w:offsetFrom="page">
        <w:top w:val="single" w:sz="2" w:space="24" w:color="EAEAEA"/>
        <w:left w:val="single" w:sz="2" w:space="24" w:color="EAEAEA"/>
        <w:bottom w:val="single" w:sz="2" w:space="24" w:color="EAEAEA"/>
        <w:right w:val="single" w:sz="2" w:space="24" w:color="EAEAEA"/>
      </w:pgBorders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atherine Avila Loebel - INERCO" w:date="2026-06-09T16:41:00Z" w:initials="CA">
    <w:p w14:paraId="13BE1EF7" w14:textId="77777777" w:rsidR="00E872EC" w:rsidRDefault="00E872EC" w:rsidP="00E872EC">
      <w:pPr>
        <w:pStyle w:val="Textocomentario"/>
        <w:jc w:val="left"/>
      </w:pPr>
      <w:r>
        <w:rPr>
          <w:rStyle w:val="Refdecomentario"/>
        </w:rPr>
        <w:annotationRef/>
      </w:r>
      <w:r>
        <w:rPr>
          <w:lang w:val="es-CL"/>
        </w:rPr>
        <w:t>Favor agregar una fecha de envío de estos KMZ… ya nos mandaron olores, ver con Irina cuando nos lo puede entregar para mandarlo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3BE1EF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F9ABAD2" w16cex:dateUtc="2026-06-09T20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3BE1EF7" w16cid:durableId="0F9ABAD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92BB0" w14:textId="77777777" w:rsidR="000846AE" w:rsidRPr="009B0F3B" w:rsidRDefault="000846AE" w:rsidP="00C30AE5">
      <w:pPr>
        <w:rPr>
          <w:sz w:val="20"/>
        </w:rPr>
      </w:pPr>
      <w:r w:rsidRPr="009B0F3B">
        <w:rPr>
          <w:sz w:val="20"/>
        </w:rPr>
        <w:separator/>
      </w:r>
    </w:p>
  </w:endnote>
  <w:endnote w:type="continuationSeparator" w:id="0">
    <w:p w14:paraId="7E18212F" w14:textId="77777777" w:rsidR="000846AE" w:rsidRPr="009B0F3B" w:rsidRDefault="000846AE" w:rsidP="00C30AE5">
      <w:pPr>
        <w:rPr>
          <w:sz w:val="20"/>
        </w:rPr>
      </w:pPr>
      <w:r w:rsidRPr="009B0F3B">
        <w:rPr>
          <w:sz w:val="20"/>
        </w:rPr>
        <w:continuationSeparator/>
      </w:r>
    </w:p>
  </w:endnote>
  <w:endnote w:type="continuationNotice" w:id="1">
    <w:p w14:paraId="57DB055F" w14:textId="77777777" w:rsidR="000846AE" w:rsidRDefault="000846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26AE9" w14:textId="7FA597C9" w:rsidR="00F95E72" w:rsidRPr="00A62E8F" w:rsidRDefault="00F95E72" w:rsidP="00C30AE5">
    <w:pPr>
      <w:pStyle w:val="Encabezado"/>
      <w:tabs>
        <w:tab w:val="clear" w:pos="4252"/>
        <w:tab w:val="clear" w:pos="8504"/>
      </w:tabs>
      <w:ind w:right="47"/>
      <w:jc w:val="center"/>
      <w:rPr>
        <w:rFonts w:cs="Arial"/>
        <w:b/>
        <w:color w:val="008000"/>
        <w:sz w:val="15"/>
        <w:szCs w:val="16"/>
        <w:lang w:val="it-IT"/>
      </w:rPr>
    </w:pPr>
    <w:r w:rsidRPr="00A62E8F">
      <w:rPr>
        <w:rFonts w:cs="Arial"/>
        <w:b/>
        <w:color w:val="008000"/>
        <w:sz w:val="15"/>
        <w:szCs w:val="16"/>
        <w:lang w:val="it-IT"/>
      </w:rPr>
      <w:t>INERCO</w:t>
    </w:r>
  </w:p>
  <w:p w14:paraId="588C4429" w14:textId="1B7736EA" w:rsidR="00F95E72" w:rsidRPr="00651240" w:rsidRDefault="00F95E72" w:rsidP="00C30AE5">
    <w:pPr>
      <w:pStyle w:val="Encabezado"/>
      <w:tabs>
        <w:tab w:val="clear" w:pos="4252"/>
        <w:tab w:val="clear" w:pos="8504"/>
      </w:tabs>
      <w:ind w:right="47"/>
      <w:jc w:val="center"/>
      <w:rPr>
        <w:rFonts w:cs="Arial"/>
        <w:b/>
        <w:color w:val="008000"/>
        <w:sz w:val="15"/>
        <w:szCs w:val="16"/>
        <w:lang w:val="it-IT"/>
      </w:rPr>
    </w:pPr>
    <w:r w:rsidRPr="00651240">
      <w:rPr>
        <w:rFonts w:cs="Arial"/>
        <w:b/>
        <w:color w:val="008000"/>
        <w:sz w:val="15"/>
        <w:szCs w:val="16"/>
        <w:lang w:val="it-IT"/>
      </w:rPr>
      <w:t xml:space="preserve">Av. Andrés Bello 2233, Piso 3, Providencia, Santiago -  Chile; Fono (+56 2) 2963 8560 </w:t>
    </w:r>
  </w:p>
  <w:p w14:paraId="181FB8BB" w14:textId="4F3BE0AA" w:rsidR="00F95E72" w:rsidRPr="009B0F3B" w:rsidRDefault="00F95E72" w:rsidP="00C30AE5">
    <w:pPr>
      <w:ind w:right="47"/>
      <w:jc w:val="center"/>
      <w:rPr>
        <w:rFonts w:cs="Arial"/>
        <w:b/>
        <w:color w:val="008000"/>
        <w:sz w:val="15"/>
        <w:szCs w:val="16"/>
        <w:lang w:val="es-ES"/>
      </w:rPr>
    </w:pPr>
    <w:r>
      <w:rPr>
        <w:rFonts w:cs="Arial"/>
        <w:b/>
        <w:color w:val="008000"/>
        <w:sz w:val="15"/>
        <w:szCs w:val="16"/>
        <w:lang w:val="es-ES"/>
      </w:rPr>
      <w:t>www.inercochile.com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62CFD" w14:textId="77777777" w:rsidR="000846AE" w:rsidRPr="009B0F3B" w:rsidRDefault="000846AE" w:rsidP="00C30AE5">
      <w:pPr>
        <w:rPr>
          <w:sz w:val="20"/>
        </w:rPr>
      </w:pPr>
      <w:r w:rsidRPr="009B0F3B">
        <w:rPr>
          <w:sz w:val="20"/>
        </w:rPr>
        <w:separator/>
      </w:r>
    </w:p>
  </w:footnote>
  <w:footnote w:type="continuationSeparator" w:id="0">
    <w:p w14:paraId="6248B1D4" w14:textId="77777777" w:rsidR="000846AE" w:rsidRPr="009B0F3B" w:rsidRDefault="000846AE" w:rsidP="00C30AE5">
      <w:pPr>
        <w:rPr>
          <w:sz w:val="20"/>
        </w:rPr>
      </w:pPr>
      <w:r w:rsidRPr="009B0F3B">
        <w:rPr>
          <w:sz w:val="20"/>
        </w:rPr>
        <w:continuationSeparator/>
      </w:r>
    </w:p>
  </w:footnote>
  <w:footnote w:type="continuationNotice" w:id="1">
    <w:p w14:paraId="011245A7" w14:textId="77777777" w:rsidR="000846AE" w:rsidRDefault="000846A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6D297" w14:textId="674B262A" w:rsidR="00F95E72" w:rsidRPr="009B0F3B" w:rsidRDefault="00505EB0" w:rsidP="00463A6F">
    <w:pPr>
      <w:pStyle w:val="Encabezado"/>
      <w:tabs>
        <w:tab w:val="clear" w:pos="4252"/>
        <w:tab w:val="clear" w:pos="8504"/>
      </w:tabs>
      <w:jc w:val="center"/>
      <w:rPr>
        <w:sz w:val="20"/>
      </w:rPr>
    </w:pPr>
    <w:r>
      <w:rPr>
        <w:noProof/>
        <w:lang w:val="es-ES" w:eastAsia="es-ES"/>
      </w:rPr>
      <w:drawing>
        <wp:anchor distT="0" distB="0" distL="114300" distR="114300" simplePos="0" relativeHeight="251658240" behindDoc="0" locked="0" layoutInCell="1" allowOverlap="1" wp14:anchorId="49040D79" wp14:editId="294ABBDA">
          <wp:simplePos x="0" y="0"/>
          <wp:positionH relativeFrom="column">
            <wp:posOffset>2012950</wp:posOffset>
          </wp:positionH>
          <wp:positionV relativeFrom="paragraph">
            <wp:posOffset>-88900</wp:posOffset>
          </wp:positionV>
          <wp:extent cx="2229485" cy="565150"/>
          <wp:effectExtent l="0" t="0" r="571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INERCO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1558"/>
                  <a:stretch/>
                </pic:blipFill>
                <pic:spPr bwMode="auto">
                  <a:xfrm>
                    <a:off x="0" y="0"/>
                    <a:ext cx="2229485" cy="5651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F95E72">
      <w:rPr>
        <w:rFonts w:cs="Arial"/>
        <w:b/>
        <w:noProof/>
        <w:lang w:val="es-ES"/>
      </w:rPr>
      <w:t xml:space="preserve">   </w:t>
    </w:r>
    <w:r w:rsidR="00F95E72">
      <w:rPr>
        <w:rFonts w:cs="Arial"/>
        <w:b/>
        <w:noProof/>
        <w:lang w:val="es-ES"/>
      </w:rPr>
      <w:tab/>
    </w:r>
    <w:r w:rsidR="00F95E72">
      <w:rPr>
        <w:rFonts w:cs="Arial"/>
        <w:b/>
        <w:noProof/>
        <w:lang w:val="es-ES"/>
      </w:rPr>
      <w:tab/>
    </w:r>
    <w:r w:rsidR="00F95E72">
      <w:rPr>
        <w:rFonts w:cs="Arial"/>
        <w:b/>
        <w:noProof/>
        <w:lang w:val="es-ES"/>
      </w:rPr>
      <w:tab/>
    </w:r>
    <w:r w:rsidR="00F95E72">
      <w:rPr>
        <w:rFonts w:cs="Arial"/>
        <w:b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CF85A70"/>
    <w:lvl w:ilvl="0">
      <w:start w:val="1"/>
      <w:numFmt w:val="bullet"/>
      <w:pStyle w:val="Listaconvietas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</w:abstractNum>
  <w:abstractNum w:abstractNumId="1" w15:restartNumberingAfterBreak="0">
    <w:nsid w:val="01E26C11"/>
    <w:multiLevelType w:val="hybridMultilevel"/>
    <w:tmpl w:val="66C8A676"/>
    <w:lvl w:ilvl="0" w:tplc="C538A5DC">
      <w:start w:val="28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921F4"/>
    <w:multiLevelType w:val="hybridMultilevel"/>
    <w:tmpl w:val="A8BE18EA"/>
    <w:lvl w:ilvl="0" w:tplc="340A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85A23"/>
    <w:multiLevelType w:val="hybridMultilevel"/>
    <w:tmpl w:val="7B2A9086"/>
    <w:lvl w:ilvl="0" w:tplc="3C7A6812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pStyle w:val="Ttulo8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E14EF"/>
    <w:multiLevelType w:val="hybridMultilevel"/>
    <w:tmpl w:val="089CBD78"/>
    <w:lvl w:ilvl="0" w:tplc="9552D63E">
      <w:start w:val="1"/>
      <w:numFmt w:val="upperLetter"/>
      <w:pStyle w:val="Cuadrculamediana1-nfasis21"/>
      <w:lvlText w:val="%1."/>
      <w:lvlJc w:val="left"/>
      <w:pPr>
        <w:ind w:left="128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09AA6650"/>
    <w:multiLevelType w:val="hybridMultilevel"/>
    <w:tmpl w:val="8D822208"/>
    <w:lvl w:ilvl="0" w:tplc="F30471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2B23F3"/>
    <w:multiLevelType w:val="hybridMultilevel"/>
    <w:tmpl w:val="78222EEA"/>
    <w:lvl w:ilvl="0" w:tplc="CABE81CE">
      <w:numFmt w:val="bullet"/>
      <w:lvlText w:val="-"/>
      <w:lvlJc w:val="left"/>
      <w:pPr>
        <w:ind w:left="1210" w:hanging="360"/>
      </w:pPr>
      <w:rPr>
        <w:rFonts w:ascii="Arial" w:eastAsia="MS Mincho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45330"/>
    <w:multiLevelType w:val="hybridMultilevel"/>
    <w:tmpl w:val="2A02DAA0"/>
    <w:lvl w:ilvl="0" w:tplc="6D70E37C">
      <w:start w:val="1"/>
      <w:numFmt w:val="lowerRoman"/>
      <w:pStyle w:val="IAL-Listadoconletras"/>
      <w:lvlText w:val="%1."/>
      <w:lvlJc w:val="right"/>
      <w:pPr>
        <w:ind w:left="720" w:hanging="360"/>
      </w:pPr>
      <w:rPr>
        <w:rFonts w:hint="default"/>
      </w:rPr>
    </w:lvl>
    <w:lvl w:ilvl="1" w:tplc="682E47A2">
      <w:start w:val="1"/>
      <w:numFmt w:val="lowerRoman"/>
      <w:lvlText w:val="iii.%2)"/>
      <w:lvlJc w:val="right"/>
      <w:pPr>
        <w:tabs>
          <w:tab w:val="num" w:pos="1260"/>
        </w:tabs>
        <w:ind w:left="1260" w:hanging="180"/>
      </w:pPr>
      <w:rPr>
        <w:rFonts w:ascii="Arial" w:hAnsi="Arial" w:hint="default"/>
        <w:b/>
        <w:i w:val="0"/>
        <w:sz w:val="22"/>
        <w:szCs w:val="22"/>
      </w:rPr>
    </w:lvl>
    <w:lvl w:ilvl="2" w:tplc="5AEC619E">
      <w:start w:val="1"/>
      <w:numFmt w:val="lowerRoman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C861214"/>
    <w:multiLevelType w:val="hybridMultilevel"/>
    <w:tmpl w:val="E6E0CEFE"/>
    <w:lvl w:ilvl="0" w:tplc="9E0EF3B0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533571"/>
    <w:multiLevelType w:val="hybridMultilevel"/>
    <w:tmpl w:val="99A031AC"/>
    <w:lvl w:ilvl="0" w:tplc="A0346044">
      <w:start w:val="7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2E138F"/>
    <w:multiLevelType w:val="hybridMultilevel"/>
    <w:tmpl w:val="2D9C19BE"/>
    <w:lvl w:ilvl="0" w:tplc="61D48A5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2C0B1F"/>
    <w:multiLevelType w:val="hybridMultilevel"/>
    <w:tmpl w:val="5D783A74"/>
    <w:lvl w:ilvl="0" w:tplc="C33EC4E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DF5454"/>
    <w:multiLevelType w:val="hybridMultilevel"/>
    <w:tmpl w:val="9C642D34"/>
    <w:lvl w:ilvl="0" w:tplc="F8A8105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2353E"/>
    <w:multiLevelType w:val="hybridMultilevel"/>
    <w:tmpl w:val="8E0E55F6"/>
    <w:lvl w:ilvl="0" w:tplc="4616493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2F1F77"/>
    <w:multiLevelType w:val="hybridMultilevel"/>
    <w:tmpl w:val="2DE27C12"/>
    <w:lvl w:ilvl="0" w:tplc="28525F9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092A95"/>
    <w:multiLevelType w:val="hybridMultilevel"/>
    <w:tmpl w:val="9F0E6C10"/>
    <w:lvl w:ilvl="0" w:tplc="ABF6A51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271B78"/>
    <w:multiLevelType w:val="hybridMultilevel"/>
    <w:tmpl w:val="8902AAEE"/>
    <w:lvl w:ilvl="0" w:tplc="FFEE1450">
      <w:numFmt w:val="bullet"/>
      <w:lvlText w:val="̶"/>
      <w:lvlJc w:val="left"/>
      <w:pPr>
        <w:ind w:left="720" w:hanging="360"/>
      </w:pPr>
      <w:rPr>
        <w:rFonts w:ascii="Arial" w:eastAsia="MS Mincho" w:hAnsi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0D38E3"/>
    <w:multiLevelType w:val="hybridMultilevel"/>
    <w:tmpl w:val="DC2C2C0C"/>
    <w:lvl w:ilvl="0" w:tplc="7F86D07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04419B"/>
    <w:multiLevelType w:val="hybridMultilevel"/>
    <w:tmpl w:val="13DAE03A"/>
    <w:lvl w:ilvl="0" w:tplc="98CA0DDE">
      <w:start w:val="7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7A2207"/>
    <w:multiLevelType w:val="hybridMultilevel"/>
    <w:tmpl w:val="A9082734"/>
    <w:lvl w:ilvl="0" w:tplc="046CE8D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515DEF"/>
    <w:multiLevelType w:val="hybridMultilevel"/>
    <w:tmpl w:val="E01C4F96"/>
    <w:lvl w:ilvl="0" w:tplc="B768B91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9A1B2B"/>
    <w:multiLevelType w:val="hybridMultilevel"/>
    <w:tmpl w:val="703E6D34"/>
    <w:lvl w:ilvl="0" w:tplc="E6D29D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9B3816"/>
    <w:multiLevelType w:val="hybridMultilevel"/>
    <w:tmpl w:val="3900374E"/>
    <w:lvl w:ilvl="0" w:tplc="5816DFD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E02973"/>
    <w:multiLevelType w:val="hybridMultilevel"/>
    <w:tmpl w:val="D81C322A"/>
    <w:lvl w:ilvl="0" w:tplc="924C10E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7C7CB7"/>
    <w:multiLevelType w:val="hybridMultilevel"/>
    <w:tmpl w:val="2F2881D8"/>
    <w:lvl w:ilvl="0" w:tplc="FC469AD0">
      <w:start w:val="1"/>
      <w:numFmt w:val="upperLetter"/>
      <w:pStyle w:val="Sinespaciado1"/>
      <w:lvlText w:val="%1."/>
      <w:lvlJc w:val="left"/>
      <w:pPr>
        <w:ind w:left="58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AC07F2"/>
    <w:multiLevelType w:val="hybridMultilevel"/>
    <w:tmpl w:val="283601F4"/>
    <w:lvl w:ilvl="0" w:tplc="C7849EC2">
      <w:numFmt w:val="bullet"/>
      <w:lvlText w:val="̶"/>
      <w:lvlJc w:val="left"/>
      <w:pPr>
        <w:ind w:left="720" w:hanging="360"/>
      </w:pPr>
      <w:rPr>
        <w:rFonts w:ascii="Arial" w:eastAsia="MS Mincho" w:hAnsi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C85FC6"/>
    <w:multiLevelType w:val="multilevel"/>
    <w:tmpl w:val="8F309952"/>
    <w:lvl w:ilvl="0">
      <w:start w:val="1"/>
      <w:numFmt w:val="decimal"/>
      <w:lvlText w:val="%1"/>
      <w:lvlJc w:val="left"/>
      <w:pPr>
        <w:tabs>
          <w:tab w:val="num" w:pos="489"/>
        </w:tabs>
        <w:ind w:left="489" w:hanging="432"/>
      </w:pPr>
      <w:rPr>
        <w:rFonts w:ascii="Arial" w:hAnsi="Arial" w:hint="default"/>
        <w:b/>
        <w:i w:val="0"/>
        <w:sz w:val="22"/>
        <w:szCs w:val="22"/>
      </w:rPr>
    </w:lvl>
    <w:lvl w:ilvl="1">
      <w:start w:val="1"/>
      <w:numFmt w:val="decimal"/>
      <w:pStyle w:val="EstiloTtulo211ptSinCursiva"/>
      <w:lvlText w:val="%1.%2"/>
      <w:lvlJc w:val="left"/>
      <w:pPr>
        <w:tabs>
          <w:tab w:val="num" w:pos="633"/>
        </w:tabs>
        <w:ind w:left="633" w:hanging="576"/>
      </w:pPr>
      <w:rPr>
        <w:rFonts w:ascii="Arial" w:hAnsi="Arial" w:hint="default"/>
        <w:b/>
        <w:i w:val="0"/>
        <w:sz w:val="22"/>
        <w:szCs w:val="22"/>
      </w:rPr>
    </w:lvl>
    <w:lvl w:ilvl="2">
      <w:start w:val="1"/>
      <w:numFmt w:val="decimal"/>
      <w:pStyle w:val="EstiloTtulo3Negrita"/>
      <w:lvlText w:val="%1.%2.%3"/>
      <w:lvlJc w:val="left"/>
      <w:pPr>
        <w:tabs>
          <w:tab w:val="num" w:pos="777"/>
        </w:tabs>
        <w:ind w:left="777" w:hanging="720"/>
      </w:pPr>
      <w:rPr>
        <w:rFonts w:ascii="Arial" w:hAnsi="Arial" w:hint="default"/>
        <w:b/>
        <w:i w:val="0"/>
        <w:sz w:val="22"/>
        <w:szCs w:val="22"/>
      </w:rPr>
    </w:lvl>
    <w:lvl w:ilvl="3">
      <w:start w:val="1"/>
      <w:numFmt w:val="lowerLetter"/>
      <w:lvlText w:val="%4)"/>
      <w:lvlJc w:val="left"/>
      <w:pPr>
        <w:tabs>
          <w:tab w:val="num" w:pos="921"/>
        </w:tabs>
        <w:ind w:left="921" w:hanging="864"/>
      </w:pPr>
      <w:rPr>
        <w:rFonts w:ascii="Arial Narrow" w:hAnsi="Arial Narrow" w:hint="default"/>
        <w:b/>
        <w:i w:val="0"/>
        <w:sz w:val="22"/>
      </w:rPr>
    </w:lvl>
    <w:lvl w:ilvl="4">
      <w:start w:val="1"/>
      <w:numFmt w:val="lowerRoman"/>
      <w:pStyle w:val="EstiloTtulo5HAB21Despus0pto"/>
      <w:lvlText w:val="%5"/>
      <w:lvlJc w:val="left"/>
      <w:pPr>
        <w:tabs>
          <w:tab w:val="num" w:pos="1065"/>
        </w:tabs>
        <w:ind w:left="1065" w:hanging="1008"/>
      </w:pPr>
      <w:rPr>
        <w:rFonts w:ascii="Arial Narrow" w:hAnsi="Arial Narrow" w:hint="default"/>
        <w:b w:val="0"/>
        <w:i w:val="0"/>
        <w:caps w:val="0"/>
        <w:color w:val="auto"/>
        <w:sz w:val="22"/>
        <w:szCs w:val="22"/>
      </w:rPr>
    </w:lvl>
    <w:lvl w:ilvl="5">
      <w:start w:val="1"/>
      <w:numFmt w:val="lowerRoman"/>
      <w:lvlText w:val="%6)"/>
      <w:lvlJc w:val="left"/>
      <w:pPr>
        <w:tabs>
          <w:tab w:val="num" w:pos="1209"/>
        </w:tabs>
        <w:ind w:left="1209" w:hanging="1152"/>
      </w:pPr>
      <w:rPr>
        <w:rFonts w:hint="default"/>
      </w:rPr>
    </w:lvl>
    <w:lvl w:ilvl="6">
      <w:start w:val="1"/>
      <w:numFmt w:val="lowerRoman"/>
      <w:pStyle w:val="EstiloTtulo7HAB23Despus6pto"/>
      <w:lvlText w:val="%6.%7)"/>
      <w:lvlJc w:val="left"/>
      <w:pPr>
        <w:tabs>
          <w:tab w:val="num" w:pos="1353"/>
        </w:tabs>
        <w:ind w:left="1353" w:hanging="1296"/>
      </w:pPr>
      <w:rPr>
        <w:rFonts w:hint="default"/>
      </w:rPr>
    </w:lvl>
    <w:lvl w:ilvl="7">
      <w:start w:val="1"/>
      <w:numFmt w:val="lowerRoman"/>
      <w:lvlText w:val="%6.%7.%8)"/>
      <w:lvlJc w:val="left"/>
      <w:pPr>
        <w:tabs>
          <w:tab w:val="num" w:pos="1497"/>
        </w:tabs>
        <w:ind w:left="14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41"/>
        </w:tabs>
        <w:ind w:left="1641" w:hanging="1584"/>
      </w:pPr>
      <w:rPr>
        <w:rFonts w:hint="default"/>
      </w:rPr>
    </w:lvl>
  </w:abstractNum>
  <w:abstractNum w:abstractNumId="27" w15:restartNumberingAfterBreak="0">
    <w:nsid w:val="59FA0A9A"/>
    <w:multiLevelType w:val="hybridMultilevel"/>
    <w:tmpl w:val="D628534E"/>
    <w:lvl w:ilvl="0" w:tplc="61D48A5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5F3421"/>
    <w:multiLevelType w:val="hybridMultilevel"/>
    <w:tmpl w:val="67049B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476C86"/>
    <w:multiLevelType w:val="hybridMultilevel"/>
    <w:tmpl w:val="76DEA688"/>
    <w:lvl w:ilvl="0" w:tplc="24D8E63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33600C"/>
    <w:multiLevelType w:val="hybridMultilevel"/>
    <w:tmpl w:val="D9CCE7F0"/>
    <w:lvl w:ilvl="0" w:tplc="74C4109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421858"/>
    <w:multiLevelType w:val="hybridMultilevel"/>
    <w:tmpl w:val="2684F2DA"/>
    <w:lvl w:ilvl="0" w:tplc="A37668D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B578AA"/>
    <w:multiLevelType w:val="hybridMultilevel"/>
    <w:tmpl w:val="2B04C52C"/>
    <w:lvl w:ilvl="0" w:tplc="ABF6A514">
      <w:numFmt w:val="bullet"/>
      <w:lvlText w:val="-"/>
      <w:lvlJc w:val="left"/>
      <w:pPr>
        <w:ind w:left="1352" w:hanging="360"/>
      </w:pPr>
      <w:rPr>
        <w:rFonts w:ascii="Arial" w:eastAsia="MS Mincho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E64EC0"/>
    <w:multiLevelType w:val="hybridMultilevel"/>
    <w:tmpl w:val="B9846CBE"/>
    <w:lvl w:ilvl="0" w:tplc="47FA8DF6">
      <w:start w:val="8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7F19A5"/>
    <w:multiLevelType w:val="multilevel"/>
    <w:tmpl w:val="434E8010"/>
    <w:lvl w:ilvl="0">
      <w:start w:val="1"/>
      <w:numFmt w:val="decimal"/>
      <w:pStyle w:val="Ttulo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792846FB"/>
    <w:multiLevelType w:val="hybridMultilevel"/>
    <w:tmpl w:val="09345FCE"/>
    <w:lvl w:ilvl="0" w:tplc="C516853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pStyle w:val="IAL-Listado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210D4E"/>
    <w:multiLevelType w:val="hybridMultilevel"/>
    <w:tmpl w:val="D01EA12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EC78528C">
      <w:start w:val="1"/>
      <w:numFmt w:val="lowerLetter"/>
      <w:pStyle w:val="IAL-Titulo5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B3A3A91"/>
    <w:multiLevelType w:val="multilevel"/>
    <w:tmpl w:val="1F30E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611C04"/>
    <w:multiLevelType w:val="hybridMultilevel"/>
    <w:tmpl w:val="FAF2B3E8"/>
    <w:lvl w:ilvl="0" w:tplc="CABE81CE">
      <w:numFmt w:val="bullet"/>
      <w:lvlText w:val="-"/>
      <w:lvlJc w:val="left"/>
      <w:pPr>
        <w:ind w:left="1440" w:hanging="360"/>
      </w:pPr>
      <w:rPr>
        <w:rFonts w:ascii="Arial" w:eastAsia="MS Mincho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54147780">
    <w:abstractNumId w:val="26"/>
  </w:num>
  <w:num w:numId="2" w16cid:durableId="871848497">
    <w:abstractNumId w:val="0"/>
  </w:num>
  <w:num w:numId="3" w16cid:durableId="1962034482">
    <w:abstractNumId w:val="3"/>
  </w:num>
  <w:num w:numId="4" w16cid:durableId="2079785505">
    <w:abstractNumId w:val="4"/>
  </w:num>
  <w:num w:numId="5" w16cid:durableId="1035276361">
    <w:abstractNumId w:val="34"/>
  </w:num>
  <w:num w:numId="6" w16cid:durableId="833227215">
    <w:abstractNumId w:val="24"/>
  </w:num>
  <w:num w:numId="7" w16cid:durableId="1337078800">
    <w:abstractNumId w:val="35"/>
  </w:num>
  <w:num w:numId="8" w16cid:durableId="443186027">
    <w:abstractNumId w:val="36"/>
  </w:num>
  <w:num w:numId="9" w16cid:durableId="629096838">
    <w:abstractNumId w:val="7"/>
  </w:num>
  <w:num w:numId="10" w16cid:durableId="1875263040">
    <w:abstractNumId w:val="29"/>
  </w:num>
  <w:num w:numId="11" w16cid:durableId="707996342">
    <w:abstractNumId w:val="23"/>
  </w:num>
  <w:num w:numId="12" w16cid:durableId="824515417">
    <w:abstractNumId w:val="30"/>
  </w:num>
  <w:num w:numId="13" w16cid:durableId="1891842544">
    <w:abstractNumId w:val="38"/>
  </w:num>
  <w:num w:numId="14" w16cid:durableId="142965754">
    <w:abstractNumId w:val="31"/>
  </w:num>
  <w:num w:numId="15" w16cid:durableId="1551381055">
    <w:abstractNumId w:val="25"/>
  </w:num>
  <w:num w:numId="16" w16cid:durableId="1351099678">
    <w:abstractNumId w:val="6"/>
  </w:num>
  <w:num w:numId="17" w16cid:durableId="588273584">
    <w:abstractNumId w:val="16"/>
  </w:num>
  <w:num w:numId="18" w16cid:durableId="1500654485">
    <w:abstractNumId w:val="13"/>
  </w:num>
  <w:num w:numId="19" w16cid:durableId="752512625">
    <w:abstractNumId w:val="6"/>
  </w:num>
  <w:num w:numId="20" w16cid:durableId="1762097621">
    <w:abstractNumId w:val="17"/>
  </w:num>
  <w:num w:numId="21" w16cid:durableId="74787232">
    <w:abstractNumId w:val="16"/>
  </w:num>
  <w:num w:numId="22" w16cid:durableId="158425292">
    <w:abstractNumId w:val="28"/>
  </w:num>
  <w:num w:numId="23" w16cid:durableId="895362184">
    <w:abstractNumId w:val="38"/>
  </w:num>
  <w:num w:numId="24" w16cid:durableId="1600721560">
    <w:abstractNumId w:val="16"/>
  </w:num>
  <w:num w:numId="25" w16cid:durableId="1268002245">
    <w:abstractNumId w:val="16"/>
  </w:num>
  <w:num w:numId="26" w16cid:durableId="627206725">
    <w:abstractNumId w:val="14"/>
  </w:num>
  <w:num w:numId="27" w16cid:durableId="105781318">
    <w:abstractNumId w:val="12"/>
  </w:num>
  <w:num w:numId="28" w16cid:durableId="1164467201">
    <w:abstractNumId w:val="15"/>
  </w:num>
  <w:num w:numId="29" w16cid:durableId="677074402">
    <w:abstractNumId w:val="5"/>
  </w:num>
  <w:num w:numId="30" w16cid:durableId="1432897658">
    <w:abstractNumId w:val="21"/>
  </w:num>
  <w:num w:numId="31" w16cid:durableId="1959798534">
    <w:abstractNumId w:val="20"/>
  </w:num>
  <w:num w:numId="32" w16cid:durableId="143397744">
    <w:abstractNumId w:val="37"/>
  </w:num>
  <w:num w:numId="33" w16cid:durableId="824904487">
    <w:abstractNumId w:val="2"/>
  </w:num>
  <w:num w:numId="34" w16cid:durableId="1366101069">
    <w:abstractNumId w:val="32"/>
  </w:num>
  <w:num w:numId="35" w16cid:durableId="97869733">
    <w:abstractNumId w:val="20"/>
  </w:num>
  <w:num w:numId="36" w16cid:durableId="2052269453">
    <w:abstractNumId w:val="20"/>
  </w:num>
  <w:num w:numId="37" w16cid:durableId="955017186">
    <w:abstractNumId w:val="20"/>
  </w:num>
  <w:num w:numId="38" w16cid:durableId="702360362">
    <w:abstractNumId w:val="22"/>
  </w:num>
  <w:num w:numId="39" w16cid:durableId="863592487">
    <w:abstractNumId w:val="19"/>
  </w:num>
  <w:num w:numId="40" w16cid:durableId="1044990551">
    <w:abstractNumId w:val="10"/>
  </w:num>
  <w:num w:numId="41" w16cid:durableId="1740520500">
    <w:abstractNumId w:val="18"/>
  </w:num>
  <w:num w:numId="42" w16cid:durableId="585916318">
    <w:abstractNumId w:val="8"/>
  </w:num>
  <w:num w:numId="43" w16cid:durableId="489560824">
    <w:abstractNumId w:val="27"/>
  </w:num>
  <w:num w:numId="44" w16cid:durableId="1904217329">
    <w:abstractNumId w:val="33"/>
  </w:num>
  <w:num w:numId="45" w16cid:durableId="1681198259">
    <w:abstractNumId w:val="9"/>
  </w:num>
  <w:num w:numId="46" w16cid:durableId="1074552863">
    <w:abstractNumId w:val="11"/>
  </w:num>
  <w:num w:numId="47" w16cid:durableId="790131094">
    <w:abstractNumId w:val="1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therine Avila Loebel - INERCO">
    <w15:presenceInfo w15:providerId="AD" w15:userId="S::cavila@inerco.com::01cc47ba-504e-4307-b275-cf74e51f07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stylePaneSortMethod w:val="0000"/>
  <w:trackRevisions/>
  <w:defaultTabStop w:val="709"/>
  <w:hyphenationZone w:val="425"/>
  <w:characterSpacingControl w:val="doNotCompress"/>
  <w:hdrShapeDefaults>
    <o:shapedefaults v:ext="edit" spidmax="2050" fillcolor="white" stroke="f">
      <v:fill color="white" opacity="22938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CE"/>
    <w:rsid w:val="00000AFE"/>
    <w:rsid w:val="000010E5"/>
    <w:rsid w:val="00001693"/>
    <w:rsid w:val="00001AF7"/>
    <w:rsid w:val="00001CDF"/>
    <w:rsid w:val="0000304B"/>
    <w:rsid w:val="00003392"/>
    <w:rsid w:val="0000386E"/>
    <w:rsid w:val="00003B63"/>
    <w:rsid w:val="00003BCE"/>
    <w:rsid w:val="00004818"/>
    <w:rsid w:val="00004AE9"/>
    <w:rsid w:val="000050A3"/>
    <w:rsid w:val="00005178"/>
    <w:rsid w:val="00005290"/>
    <w:rsid w:val="000052A9"/>
    <w:rsid w:val="000053B0"/>
    <w:rsid w:val="000054E9"/>
    <w:rsid w:val="000057FD"/>
    <w:rsid w:val="0000585E"/>
    <w:rsid w:val="0000667F"/>
    <w:rsid w:val="0000784A"/>
    <w:rsid w:val="00007D2C"/>
    <w:rsid w:val="000100BF"/>
    <w:rsid w:val="000127F7"/>
    <w:rsid w:val="00012C4E"/>
    <w:rsid w:val="00012E09"/>
    <w:rsid w:val="00012ED3"/>
    <w:rsid w:val="000133E1"/>
    <w:rsid w:val="00013432"/>
    <w:rsid w:val="0001369B"/>
    <w:rsid w:val="000136B8"/>
    <w:rsid w:val="000136FB"/>
    <w:rsid w:val="00013A86"/>
    <w:rsid w:val="00013FE9"/>
    <w:rsid w:val="00014013"/>
    <w:rsid w:val="000142E6"/>
    <w:rsid w:val="000157EF"/>
    <w:rsid w:val="00015CE0"/>
    <w:rsid w:val="00016E5E"/>
    <w:rsid w:val="00017052"/>
    <w:rsid w:val="0001736D"/>
    <w:rsid w:val="00017DEF"/>
    <w:rsid w:val="00020183"/>
    <w:rsid w:val="000204BD"/>
    <w:rsid w:val="00020EC4"/>
    <w:rsid w:val="000236BC"/>
    <w:rsid w:val="000239BB"/>
    <w:rsid w:val="00023C20"/>
    <w:rsid w:val="00023DF1"/>
    <w:rsid w:val="00023F27"/>
    <w:rsid w:val="00024855"/>
    <w:rsid w:val="00024AD2"/>
    <w:rsid w:val="00024CF6"/>
    <w:rsid w:val="00024F44"/>
    <w:rsid w:val="00025334"/>
    <w:rsid w:val="0002558B"/>
    <w:rsid w:val="000255F5"/>
    <w:rsid w:val="00026696"/>
    <w:rsid w:val="000266F0"/>
    <w:rsid w:val="000268DD"/>
    <w:rsid w:val="0002694F"/>
    <w:rsid w:val="00026FF2"/>
    <w:rsid w:val="00030760"/>
    <w:rsid w:val="00030DD8"/>
    <w:rsid w:val="0003107E"/>
    <w:rsid w:val="00031300"/>
    <w:rsid w:val="00031A28"/>
    <w:rsid w:val="0003211E"/>
    <w:rsid w:val="00032ED3"/>
    <w:rsid w:val="00033963"/>
    <w:rsid w:val="00034558"/>
    <w:rsid w:val="00035DD3"/>
    <w:rsid w:val="0003698B"/>
    <w:rsid w:val="00036C40"/>
    <w:rsid w:val="00036CAC"/>
    <w:rsid w:val="00036D79"/>
    <w:rsid w:val="00036E69"/>
    <w:rsid w:val="00036E8B"/>
    <w:rsid w:val="00037311"/>
    <w:rsid w:val="00037781"/>
    <w:rsid w:val="0003779F"/>
    <w:rsid w:val="00037BE8"/>
    <w:rsid w:val="00037DB9"/>
    <w:rsid w:val="00037EB4"/>
    <w:rsid w:val="00040BCA"/>
    <w:rsid w:val="00041008"/>
    <w:rsid w:val="000419E9"/>
    <w:rsid w:val="00041ECC"/>
    <w:rsid w:val="0004224A"/>
    <w:rsid w:val="0004240C"/>
    <w:rsid w:val="00043042"/>
    <w:rsid w:val="00043D5F"/>
    <w:rsid w:val="0004417E"/>
    <w:rsid w:val="00044BF0"/>
    <w:rsid w:val="00044D80"/>
    <w:rsid w:val="00046050"/>
    <w:rsid w:val="000474E6"/>
    <w:rsid w:val="00047643"/>
    <w:rsid w:val="00047939"/>
    <w:rsid w:val="0005000E"/>
    <w:rsid w:val="00050241"/>
    <w:rsid w:val="00050721"/>
    <w:rsid w:val="0005181A"/>
    <w:rsid w:val="00051C64"/>
    <w:rsid w:val="00051D09"/>
    <w:rsid w:val="00052857"/>
    <w:rsid w:val="00052AF6"/>
    <w:rsid w:val="00052BEC"/>
    <w:rsid w:val="000530E5"/>
    <w:rsid w:val="00053B1E"/>
    <w:rsid w:val="00054379"/>
    <w:rsid w:val="0005446A"/>
    <w:rsid w:val="000544B4"/>
    <w:rsid w:val="00054F35"/>
    <w:rsid w:val="0005517D"/>
    <w:rsid w:val="00055C1E"/>
    <w:rsid w:val="000565CD"/>
    <w:rsid w:val="00056729"/>
    <w:rsid w:val="00056B64"/>
    <w:rsid w:val="000578AD"/>
    <w:rsid w:val="00057AE4"/>
    <w:rsid w:val="00057E54"/>
    <w:rsid w:val="00060395"/>
    <w:rsid w:val="00060BDB"/>
    <w:rsid w:val="00060E5D"/>
    <w:rsid w:val="00060F78"/>
    <w:rsid w:val="000612D1"/>
    <w:rsid w:val="00061806"/>
    <w:rsid w:val="000619CF"/>
    <w:rsid w:val="00061A92"/>
    <w:rsid w:val="00061FEF"/>
    <w:rsid w:val="000621C6"/>
    <w:rsid w:val="0006229F"/>
    <w:rsid w:val="0006241E"/>
    <w:rsid w:val="00062E00"/>
    <w:rsid w:val="000630F8"/>
    <w:rsid w:val="00063319"/>
    <w:rsid w:val="0006393E"/>
    <w:rsid w:val="00063AC1"/>
    <w:rsid w:val="0006415E"/>
    <w:rsid w:val="00065475"/>
    <w:rsid w:val="00065AE6"/>
    <w:rsid w:val="00065BC2"/>
    <w:rsid w:val="00066D21"/>
    <w:rsid w:val="000671E9"/>
    <w:rsid w:val="00067EAD"/>
    <w:rsid w:val="00071394"/>
    <w:rsid w:val="00071EC7"/>
    <w:rsid w:val="00072540"/>
    <w:rsid w:val="0007286B"/>
    <w:rsid w:val="000730F0"/>
    <w:rsid w:val="000735B6"/>
    <w:rsid w:val="00073A0B"/>
    <w:rsid w:val="00074BB6"/>
    <w:rsid w:val="00074F8A"/>
    <w:rsid w:val="00076225"/>
    <w:rsid w:val="00076494"/>
    <w:rsid w:val="000767F2"/>
    <w:rsid w:val="00076D79"/>
    <w:rsid w:val="000801D9"/>
    <w:rsid w:val="000809E8"/>
    <w:rsid w:val="00080DFD"/>
    <w:rsid w:val="00080F3E"/>
    <w:rsid w:val="00081219"/>
    <w:rsid w:val="00081373"/>
    <w:rsid w:val="000814BC"/>
    <w:rsid w:val="00081610"/>
    <w:rsid w:val="00081887"/>
    <w:rsid w:val="000818AC"/>
    <w:rsid w:val="000823CE"/>
    <w:rsid w:val="0008248D"/>
    <w:rsid w:val="000825D4"/>
    <w:rsid w:val="000830BB"/>
    <w:rsid w:val="000831C7"/>
    <w:rsid w:val="000831D5"/>
    <w:rsid w:val="00084355"/>
    <w:rsid w:val="000846AE"/>
    <w:rsid w:val="00084A9B"/>
    <w:rsid w:val="00084BD3"/>
    <w:rsid w:val="00084FC8"/>
    <w:rsid w:val="000851A1"/>
    <w:rsid w:val="0008550B"/>
    <w:rsid w:val="00085CD1"/>
    <w:rsid w:val="000872DC"/>
    <w:rsid w:val="00087723"/>
    <w:rsid w:val="00087D6F"/>
    <w:rsid w:val="00087EB8"/>
    <w:rsid w:val="00091423"/>
    <w:rsid w:val="000916BE"/>
    <w:rsid w:val="0009187D"/>
    <w:rsid w:val="00091D88"/>
    <w:rsid w:val="000920DD"/>
    <w:rsid w:val="00092254"/>
    <w:rsid w:val="0009236D"/>
    <w:rsid w:val="00092D8B"/>
    <w:rsid w:val="00092FBA"/>
    <w:rsid w:val="0009335F"/>
    <w:rsid w:val="000935FF"/>
    <w:rsid w:val="00093FD3"/>
    <w:rsid w:val="00094C4D"/>
    <w:rsid w:val="0009595D"/>
    <w:rsid w:val="00096268"/>
    <w:rsid w:val="00096633"/>
    <w:rsid w:val="000969FE"/>
    <w:rsid w:val="00096AFF"/>
    <w:rsid w:val="00096EBD"/>
    <w:rsid w:val="00096FE1"/>
    <w:rsid w:val="00097124"/>
    <w:rsid w:val="00097A92"/>
    <w:rsid w:val="00097D72"/>
    <w:rsid w:val="000A20C0"/>
    <w:rsid w:val="000A2545"/>
    <w:rsid w:val="000A2592"/>
    <w:rsid w:val="000A3908"/>
    <w:rsid w:val="000A39FD"/>
    <w:rsid w:val="000A48F9"/>
    <w:rsid w:val="000A4A2B"/>
    <w:rsid w:val="000A5250"/>
    <w:rsid w:val="000A5394"/>
    <w:rsid w:val="000A5952"/>
    <w:rsid w:val="000A5CD7"/>
    <w:rsid w:val="000A5E5A"/>
    <w:rsid w:val="000A6002"/>
    <w:rsid w:val="000A604A"/>
    <w:rsid w:val="000A6567"/>
    <w:rsid w:val="000A6671"/>
    <w:rsid w:val="000A7733"/>
    <w:rsid w:val="000A79AC"/>
    <w:rsid w:val="000A7EAB"/>
    <w:rsid w:val="000B035E"/>
    <w:rsid w:val="000B0AB4"/>
    <w:rsid w:val="000B0E03"/>
    <w:rsid w:val="000B131A"/>
    <w:rsid w:val="000B1D28"/>
    <w:rsid w:val="000B22E8"/>
    <w:rsid w:val="000B24D8"/>
    <w:rsid w:val="000B31F9"/>
    <w:rsid w:val="000B3749"/>
    <w:rsid w:val="000B379C"/>
    <w:rsid w:val="000B3BFA"/>
    <w:rsid w:val="000B3DC9"/>
    <w:rsid w:val="000B4F8D"/>
    <w:rsid w:val="000B536B"/>
    <w:rsid w:val="000B5E02"/>
    <w:rsid w:val="000B6307"/>
    <w:rsid w:val="000B6E87"/>
    <w:rsid w:val="000B6EC6"/>
    <w:rsid w:val="000B7503"/>
    <w:rsid w:val="000B7C0A"/>
    <w:rsid w:val="000C06FA"/>
    <w:rsid w:val="000C0CA9"/>
    <w:rsid w:val="000C11BE"/>
    <w:rsid w:val="000C14C4"/>
    <w:rsid w:val="000C184B"/>
    <w:rsid w:val="000C1A9A"/>
    <w:rsid w:val="000C1EE5"/>
    <w:rsid w:val="000C2028"/>
    <w:rsid w:val="000C2694"/>
    <w:rsid w:val="000C28A5"/>
    <w:rsid w:val="000C2B96"/>
    <w:rsid w:val="000C2EE2"/>
    <w:rsid w:val="000C37CC"/>
    <w:rsid w:val="000C3832"/>
    <w:rsid w:val="000C3BD0"/>
    <w:rsid w:val="000C487F"/>
    <w:rsid w:val="000C4AD8"/>
    <w:rsid w:val="000C4D67"/>
    <w:rsid w:val="000C4E37"/>
    <w:rsid w:val="000C53CF"/>
    <w:rsid w:val="000C5983"/>
    <w:rsid w:val="000C601B"/>
    <w:rsid w:val="000D0012"/>
    <w:rsid w:val="000D0215"/>
    <w:rsid w:val="000D03B1"/>
    <w:rsid w:val="000D1A79"/>
    <w:rsid w:val="000D2047"/>
    <w:rsid w:val="000D2A72"/>
    <w:rsid w:val="000D34EA"/>
    <w:rsid w:val="000D3956"/>
    <w:rsid w:val="000D3FD5"/>
    <w:rsid w:val="000D4AF7"/>
    <w:rsid w:val="000D4C17"/>
    <w:rsid w:val="000D59BD"/>
    <w:rsid w:val="000D5F5B"/>
    <w:rsid w:val="000D615F"/>
    <w:rsid w:val="000D7BA2"/>
    <w:rsid w:val="000D7C78"/>
    <w:rsid w:val="000E049F"/>
    <w:rsid w:val="000E0EB5"/>
    <w:rsid w:val="000E13A0"/>
    <w:rsid w:val="000E2429"/>
    <w:rsid w:val="000E28D1"/>
    <w:rsid w:val="000E2A1F"/>
    <w:rsid w:val="000E2C79"/>
    <w:rsid w:val="000E2DFC"/>
    <w:rsid w:val="000E35FA"/>
    <w:rsid w:val="000E378B"/>
    <w:rsid w:val="000E3918"/>
    <w:rsid w:val="000E46E8"/>
    <w:rsid w:val="000E4C67"/>
    <w:rsid w:val="000E5159"/>
    <w:rsid w:val="000E518A"/>
    <w:rsid w:val="000E519E"/>
    <w:rsid w:val="000E5B67"/>
    <w:rsid w:val="000E6BD3"/>
    <w:rsid w:val="000E7322"/>
    <w:rsid w:val="000E7BDA"/>
    <w:rsid w:val="000F06B0"/>
    <w:rsid w:val="000F1CA1"/>
    <w:rsid w:val="000F1FA0"/>
    <w:rsid w:val="000F3A9E"/>
    <w:rsid w:val="000F4321"/>
    <w:rsid w:val="000F45F9"/>
    <w:rsid w:val="000F46A0"/>
    <w:rsid w:val="000F4EA6"/>
    <w:rsid w:val="000F4FA3"/>
    <w:rsid w:val="000F51C8"/>
    <w:rsid w:val="000F5E6E"/>
    <w:rsid w:val="000F7899"/>
    <w:rsid w:val="00100EA6"/>
    <w:rsid w:val="0010219C"/>
    <w:rsid w:val="001023F8"/>
    <w:rsid w:val="00102652"/>
    <w:rsid w:val="00102D20"/>
    <w:rsid w:val="001032B5"/>
    <w:rsid w:val="001033A1"/>
    <w:rsid w:val="001037BC"/>
    <w:rsid w:val="001039FD"/>
    <w:rsid w:val="00103A5C"/>
    <w:rsid w:val="0010417D"/>
    <w:rsid w:val="00104715"/>
    <w:rsid w:val="00104A6A"/>
    <w:rsid w:val="0010552C"/>
    <w:rsid w:val="001063E3"/>
    <w:rsid w:val="00106DEA"/>
    <w:rsid w:val="00107284"/>
    <w:rsid w:val="001079C0"/>
    <w:rsid w:val="00107C78"/>
    <w:rsid w:val="001101AE"/>
    <w:rsid w:val="0011065E"/>
    <w:rsid w:val="001114B2"/>
    <w:rsid w:val="001116B6"/>
    <w:rsid w:val="00112E28"/>
    <w:rsid w:val="00112E56"/>
    <w:rsid w:val="0011354A"/>
    <w:rsid w:val="00114420"/>
    <w:rsid w:val="00114899"/>
    <w:rsid w:val="00114920"/>
    <w:rsid w:val="00114B4E"/>
    <w:rsid w:val="00114DF5"/>
    <w:rsid w:val="00114F21"/>
    <w:rsid w:val="001155C0"/>
    <w:rsid w:val="00116503"/>
    <w:rsid w:val="0011690D"/>
    <w:rsid w:val="00117AE1"/>
    <w:rsid w:val="00117DE0"/>
    <w:rsid w:val="0012052A"/>
    <w:rsid w:val="00120546"/>
    <w:rsid w:val="0012107D"/>
    <w:rsid w:val="00121758"/>
    <w:rsid w:val="00121CDC"/>
    <w:rsid w:val="00121FB5"/>
    <w:rsid w:val="00122005"/>
    <w:rsid w:val="00122640"/>
    <w:rsid w:val="001226D9"/>
    <w:rsid w:val="001226DA"/>
    <w:rsid w:val="00122E27"/>
    <w:rsid w:val="00123405"/>
    <w:rsid w:val="00123C42"/>
    <w:rsid w:val="00123D41"/>
    <w:rsid w:val="001247AB"/>
    <w:rsid w:val="00124B8A"/>
    <w:rsid w:val="00124CB6"/>
    <w:rsid w:val="00124FCB"/>
    <w:rsid w:val="001257D0"/>
    <w:rsid w:val="001257FA"/>
    <w:rsid w:val="00125C64"/>
    <w:rsid w:val="00126A86"/>
    <w:rsid w:val="00127128"/>
    <w:rsid w:val="0012730C"/>
    <w:rsid w:val="00127725"/>
    <w:rsid w:val="00127C9F"/>
    <w:rsid w:val="001300E2"/>
    <w:rsid w:val="00131628"/>
    <w:rsid w:val="00131821"/>
    <w:rsid w:val="00132323"/>
    <w:rsid w:val="001332F1"/>
    <w:rsid w:val="0013347C"/>
    <w:rsid w:val="00133FFD"/>
    <w:rsid w:val="001349F7"/>
    <w:rsid w:val="00134DFA"/>
    <w:rsid w:val="00135341"/>
    <w:rsid w:val="00135809"/>
    <w:rsid w:val="00135B76"/>
    <w:rsid w:val="001363F0"/>
    <w:rsid w:val="00136B2C"/>
    <w:rsid w:val="00137A60"/>
    <w:rsid w:val="00140962"/>
    <w:rsid w:val="001410A2"/>
    <w:rsid w:val="00143179"/>
    <w:rsid w:val="00143355"/>
    <w:rsid w:val="001433D5"/>
    <w:rsid w:val="00144CB2"/>
    <w:rsid w:val="00145F2F"/>
    <w:rsid w:val="001463CB"/>
    <w:rsid w:val="00146E14"/>
    <w:rsid w:val="00147B3E"/>
    <w:rsid w:val="00147EEA"/>
    <w:rsid w:val="001505B5"/>
    <w:rsid w:val="00151189"/>
    <w:rsid w:val="00151568"/>
    <w:rsid w:val="001516E2"/>
    <w:rsid w:val="0015179A"/>
    <w:rsid w:val="00151AEC"/>
    <w:rsid w:val="00152156"/>
    <w:rsid w:val="001523B0"/>
    <w:rsid w:val="0015248B"/>
    <w:rsid w:val="00153181"/>
    <w:rsid w:val="001532B3"/>
    <w:rsid w:val="00154805"/>
    <w:rsid w:val="00154AD6"/>
    <w:rsid w:val="00155FEE"/>
    <w:rsid w:val="00156C89"/>
    <w:rsid w:val="00157073"/>
    <w:rsid w:val="001572B9"/>
    <w:rsid w:val="0015747A"/>
    <w:rsid w:val="00157803"/>
    <w:rsid w:val="00157A86"/>
    <w:rsid w:val="00157FDC"/>
    <w:rsid w:val="00160012"/>
    <w:rsid w:val="00160C3C"/>
    <w:rsid w:val="0016150A"/>
    <w:rsid w:val="00161D47"/>
    <w:rsid w:val="00162A65"/>
    <w:rsid w:val="00162F06"/>
    <w:rsid w:val="00163868"/>
    <w:rsid w:val="00163D63"/>
    <w:rsid w:val="00164E2E"/>
    <w:rsid w:val="00165C85"/>
    <w:rsid w:val="00165EDD"/>
    <w:rsid w:val="00166F28"/>
    <w:rsid w:val="00170480"/>
    <w:rsid w:val="00170488"/>
    <w:rsid w:val="001707AC"/>
    <w:rsid w:val="0017105B"/>
    <w:rsid w:val="00171C5A"/>
    <w:rsid w:val="001724EC"/>
    <w:rsid w:val="00172B05"/>
    <w:rsid w:val="00172B38"/>
    <w:rsid w:val="00174401"/>
    <w:rsid w:val="00174F39"/>
    <w:rsid w:val="0017592E"/>
    <w:rsid w:val="001759B6"/>
    <w:rsid w:val="00175A93"/>
    <w:rsid w:val="0018159A"/>
    <w:rsid w:val="00181AD4"/>
    <w:rsid w:val="00181E2B"/>
    <w:rsid w:val="00181FCF"/>
    <w:rsid w:val="00182157"/>
    <w:rsid w:val="0018231A"/>
    <w:rsid w:val="00182B0B"/>
    <w:rsid w:val="00182C79"/>
    <w:rsid w:val="00183B58"/>
    <w:rsid w:val="00183DD9"/>
    <w:rsid w:val="00184AF4"/>
    <w:rsid w:val="00184D28"/>
    <w:rsid w:val="00185DBF"/>
    <w:rsid w:val="0018607A"/>
    <w:rsid w:val="00186E3E"/>
    <w:rsid w:val="00187364"/>
    <w:rsid w:val="001876F5"/>
    <w:rsid w:val="00187C2A"/>
    <w:rsid w:val="0019098B"/>
    <w:rsid w:val="0019103E"/>
    <w:rsid w:val="00191DAB"/>
    <w:rsid w:val="0019229C"/>
    <w:rsid w:val="001925EB"/>
    <w:rsid w:val="001926A1"/>
    <w:rsid w:val="00192C2F"/>
    <w:rsid w:val="00192EC3"/>
    <w:rsid w:val="00193FB2"/>
    <w:rsid w:val="00194496"/>
    <w:rsid w:val="001955E9"/>
    <w:rsid w:val="00195C40"/>
    <w:rsid w:val="00195F09"/>
    <w:rsid w:val="001961B7"/>
    <w:rsid w:val="00196FAB"/>
    <w:rsid w:val="001A00F7"/>
    <w:rsid w:val="001A073A"/>
    <w:rsid w:val="001A113B"/>
    <w:rsid w:val="001A13B5"/>
    <w:rsid w:val="001A1996"/>
    <w:rsid w:val="001A1C9F"/>
    <w:rsid w:val="001A24DA"/>
    <w:rsid w:val="001A28AD"/>
    <w:rsid w:val="001A307A"/>
    <w:rsid w:val="001A33DB"/>
    <w:rsid w:val="001A3D83"/>
    <w:rsid w:val="001A58B0"/>
    <w:rsid w:val="001A60E9"/>
    <w:rsid w:val="001A6A92"/>
    <w:rsid w:val="001A7A05"/>
    <w:rsid w:val="001A7C7A"/>
    <w:rsid w:val="001A7F12"/>
    <w:rsid w:val="001B00BE"/>
    <w:rsid w:val="001B020A"/>
    <w:rsid w:val="001B05DC"/>
    <w:rsid w:val="001B0766"/>
    <w:rsid w:val="001B0914"/>
    <w:rsid w:val="001B11AF"/>
    <w:rsid w:val="001B20A7"/>
    <w:rsid w:val="001B2761"/>
    <w:rsid w:val="001B27E9"/>
    <w:rsid w:val="001B3143"/>
    <w:rsid w:val="001B34D5"/>
    <w:rsid w:val="001B432E"/>
    <w:rsid w:val="001B4710"/>
    <w:rsid w:val="001B4823"/>
    <w:rsid w:val="001B5A99"/>
    <w:rsid w:val="001B5D05"/>
    <w:rsid w:val="001B5DE5"/>
    <w:rsid w:val="001B5EFE"/>
    <w:rsid w:val="001B613C"/>
    <w:rsid w:val="001B67DD"/>
    <w:rsid w:val="001B6CCB"/>
    <w:rsid w:val="001B73EE"/>
    <w:rsid w:val="001B7402"/>
    <w:rsid w:val="001B7BE1"/>
    <w:rsid w:val="001B7D02"/>
    <w:rsid w:val="001B7D03"/>
    <w:rsid w:val="001B7D6C"/>
    <w:rsid w:val="001C022B"/>
    <w:rsid w:val="001C0C54"/>
    <w:rsid w:val="001C18B8"/>
    <w:rsid w:val="001C1AE9"/>
    <w:rsid w:val="001C1DA1"/>
    <w:rsid w:val="001C2A2F"/>
    <w:rsid w:val="001C2FAA"/>
    <w:rsid w:val="001C3FC4"/>
    <w:rsid w:val="001C46F7"/>
    <w:rsid w:val="001C488B"/>
    <w:rsid w:val="001C54C3"/>
    <w:rsid w:val="001C5E74"/>
    <w:rsid w:val="001C6770"/>
    <w:rsid w:val="001C6A8B"/>
    <w:rsid w:val="001C6E8D"/>
    <w:rsid w:val="001C6FA4"/>
    <w:rsid w:val="001C7386"/>
    <w:rsid w:val="001D0F41"/>
    <w:rsid w:val="001D1E0C"/>
    <w:rsid w:val="001D2281"/>
    <w:rsid w:val="001D3A4B"/>
    <w:rsid w:val="001D3D73"/>
    <w:rsid w:val="001D3E6E"/>
    <w:rsid w:val="001D41EB"/>
    <w:rsid w:val="001D4422"/>
    <w:rsid w:val="001D45EF"/>
    <w:rsid w:val="001D55B0"/>
    <w:rsid w:val="001D56C0"/>
    <w:rsid w:val="001D56F7"/>
    <w:rsid w:val="001D5900"/>
    <w:rsid w:val="001D6A29"/>
    <w:rsid w:val="001D6A47"/>
    <w:rsid w:val="001D736A"/>
    <w:rsid w:val="001D73F0"/>
    <w:rsid w:val="001E09CB"/>
    <w:rsid w:val="001E0A7E"/>
    <w:rsid w:val="001E0C65"/>
    <w:rsid w:val="001E0CAB"/>
    <w:rsid w:val="001E1328"/>
    <w:rsid w:val="001E1413"/>
    <w:rsid w:val="001E1A1B"/>
    <w:rsid w:val="001E1C4B"/>
    <w:rsid w:val="001E1C8C"/>
    <w:rsid w:val="001E1F60"/>
    <w:rsid w:val="001E2435"/>
    <w:rsid w:val="001E274C"/>
    <w:rsid w:val="001E27D6"/>
    <w:rsid w:val="001E2A0C"/>
    <w:rsid w:val="001E2EA8"/>
    <w:rsid w:val="001E2F5D"/>
    <w:rsid w:val="001E360C"/>
    <w:rsid w:val="001E3922"/>
    <w:rsid w:val="001E4AEF"/>
    <w:rsid w:val="001E4E66"/>
    <w:rsid w:val="001E50A6"/>
    <w:rsid w:val="001E524B"/>
    <w:rsid w:val="001E52A7"/>
    <w:rsid w:val="001E54CA"/>
    <w:rsid w:val="001E5D7E"/>
    <w:rsid w:val="001E6AF0"/>
    <w:rsid w:val="001E7277"/>
    <w:rsid w:val="001E7A5B"/>
    <w:rsid w:val="001E7F72"/>
    <w:rsid w:val="001F0413"/>
    <w:rsid w:val="001F0E37"/>
    <w:rsid w:val="001F144A"/>
    <w:rsid w:val="001F15BE"/>
    <w:rsid w:val="001F1633"/>
    <w:rsid w:val="001F16C7"/>
    <w:rsid w:val="001F255E"/>
    <w:rsid w:val="001F310B"/>
    <w:rsid w:val="001F3350"/>
    <w:rsid w:val="001F352B"/>
    <w:rsid w:val="001F3B56"/>
    <w:rsid w:val="001F3C71"/>
    <w:rsid w:val="001F4D77"/>
    <w:rsid w:val="001F4FF8"/>
    <w:rsid w:val="001F5679"/>
    <w:rsid w:val="001F58F5"/>
    <w:rsid w:val="001F598C"/>
    <w:rsid w:val="001F6124"/>
    <w:rsid w:val="001F61E4"/>
    <w:rsid w:val="001F74AE"/>
    <w:rsid w:val="001F764B"/>
    <w:rsid w:val="001F7B22"/>
    <w:rsid w:val="001F7B4D"/>
    <w:rsid w:val="001F7CA2"/>
    <w:rsid w:val="00200D32"/>
    <w:rsid w:val="00201457"/>
    <w:rsid w:val="00201AB4"/>
    <w:rsid w:val="00201DB3"/>
    <w:rsid w:val="002034EE"/>
    <w:rsid w:val="00204CDB"/>
    <w:rsid w:val="00205C62"/>
    <w:rsid w:val="002064D2"/>
    <w:rsid w:val="00206A38"/>
    <w:rsid w:val="00206E9C"/>
    <w:rsid w:val="002077BD"/>
    <w:rsid w:val="00207AEB"/>
    <w:rsid w:val="00207B3E"/>
    <w:rsid w:val="00210F8F"/>
    <w:rsid w:val="00212098"/>
    <w:rsid w:val="00212562"/>
    <w:rsid w:val="0021349F"/>
    <w:rsid w:val="00214312"/>
    <w:rsid w:val="00214B92"/>
    <w:rsid w:val="00216A97"/>
    <w:rsid w:val="00217996"/>
    <w:rsid w:val="002206A8"/>
    <w:rsid w:val="002207FD"/>
    <w:rsid w:val="00220866"/>
    <w:rsid w:val="002208B4"/>
    <w:rsid w:val="00222AB0"/>
    <w:rsid w:val="00222BA3"/>
    <w:rsid w:val="0022389F"/>
    <w:rsid w:val="00223B2F"/>
    <w:rsid w:val="00223B4E"/>
    <w:rsid w:val="00223DBC"/>
    <w:rsid w:val="00224362"/>
    <w:rsid w:val="0022452C"/>
    <w:rsid w:val="002247E3"/>
    <w:rsid w:val="00224970"/>
    <w:rsid w:val="00224984"/>
    <w:rsid w:val="00224D6B"/>
    <w:rsid w:val="00225176"/>
    <w:rsid w:val="002253D0"/>
    <w:rsid w:val="002256B1"/>
    <w:rsid w:val="002256DA"/>
    <w:rsid w:val="00225A4A"/>
    <w:rsid w:val="0022639C"/>
    <w:rsid w:val="002264FB"/>
    <w:rsid w:val="00226D23"/>
    <w:rsid w:val="002274A7"/>
    <w:rsid w:val="00227A3E"/>
    <w:rsid w:val="00230CA2"/>
    <w:rsid w:val="00230E94"/>
    <w:rsid w:val="00231A86"/>
    <w:rsid w:val="0023206E"/>
    <w:rsid w:val="002324AD"/>
    <w:rsid w:val="00232862"/>
    <w:rsid w:val="00232FEA"/>
    <w:rsid w:val="00233537"/>
    <w:rsid w:val="00233AAA"/>
    <w:rsid w:val="00233F64"/>
    <w:rsid w:val="0023446E"/>
    <w:rsid w:val="00234C23"/>
    <w:rsid w:val="00234E81"/>
    <w:rsid w:val="00235267"/>
    <w:rsid w:val="00235DAA"/>
    <w:rsid w:val="00236305"/>
    <w:rsid w:val="0023655B"/>
    <w:rsid w:val="00236D6D"/>
    <w:rsid w:val="00236E87"/>
    <w:rsid w:val="002376C4"/>
    <w:rsid w:val="00237935"/>
    <w:rsid w:val="002403FD"/>
    <w:rsid w:val="00240B4E"/>
    <w:rsid w:val="00240BB2"/>
    <w:rsid w:val="00241A07"/>
    <w:rsid w:val="00241E57"/>
    <w:rsid w:val="00242B03"/>
    <w:rsid w:val="002435C9"/>
    <w:rsid w:val="00243AA7"/>
    <w:rsid w:val="00243C67"/>
    <w:rsid w:val="00244AFE"/>
    <w:rsid w:val="00244EBF"/>
    <w:rsid w:val="00245601"/>
    <w:rsid w:val="00245AEE"/>
    <w:rsid w:val="0024600B"/>
    <w:rsid w:val="00246F04"/>
    <w:rsid w:val="00246FE9"/>
    <w:rsid w:val="002505F5"/>
    <w:rsid w:val="00251208"/>
    <w:rsid w:val="002512EC"/>
    <w:rsid w:val="00251AB1"/>
    <w:rsid w:val="0025215C"/>
    <w:rsid w:val="0025220E"/>
    <w:rsid w:val="0025249A"/>
    <w:rsid w:val="00252A1E"/>
    <w:rsid w:val="00253129"/>
    <w:rsid w:val="00253B5A"/>
    <w:rsid w:val="00253D96"/>
    <w:rsid w:val="00254B1D"/>
    <w:rsid w:val="00254E17"/>
    <w:rsid w:val="00254ECD"/>
    <w:rsid w:val="002550C1"/>
    <w:rsid w:val="00255357"/>
    <w:rsid w:val="00255A01"/>
    <w:rsid w:val="002560A4"/>
    <w:rsid w:val="00256BF5"/>
    <w:rsid w:val="00256C01"/>
    <w:rsid w:val="002573A0"/>
    <w:rsid w:val="002573D8"/>
    <w:rsid w:val="002573FF"/>
    <w:rsid w:val="002574A8"/>
    <w:rsid w:val="00260493"/>
    <w:rsid w:val="00261432"/>
    <w:rsid w:val="00261A85"/>
    <w:rsid w:val="00261AB9"/>
    <w:rsid w:val="00261B06"/>
    <w:rsid w:val="00262133"/>
    <w:rsid w:val="00263266"/>
    <w:rsid w:val="00263364"/>
    <w:rsid w:val="002633AF"/>
    <w:rsid w:val="002639BC"/>
    <w:rsid w:val="00264346"/>
    <w:rsid w:val="00264532"/>
    <w:rsid w:val="00264A92"/>
    <w:rsid w:val="00264B68"/>
    <w:rsid w:val="00264FFB"/>
    <w:rsid w:val="002650B3"/>
    <w:rsid w:val="00265A77"/>
    <w:rsid w:val="00265AD1"/>
    <w:rsid w:val="002668CC"/>
    <w:rsid w:val="00266C91"/>
    <w:rsid w:val="0026777D"/>
    <w:rsid w:val="00267D19"/>
    <w:rsid w:val="002704C6"/>
    <w:rsid w:val="002708ED"/>
    <w:rsid w:val="002712CD"/>
    <w:rsid w:val="002718F1"/>
    <w:rsid w:val="00272245"/>
    <w:rsid w:val="002730FE"/>
    <w:rsid w:val="0027412C"/>
    <w:rsid w:val="002743A2"/>
    <w:rsid w:val="00274A0E"/>
    <w:rsid w:val="00274B94"/>
    <w:rsid w:val="00274C0F"/>
    <w:rsid w:val="00274D0A"/>
    <w:rsid w:val="00275268"/>
    <w:rsid w:val="00275924"/>
    <w:rsid w:val="00275E56"/>
    <w:rsid w:val="002762DF"/>
    <w:rsid w:val="0027660A"/>
    <w:rsid w:val="00276C6F"/>
    <w:rsid w:val="002779BF"/>
    <w:rsid w:val="00277CBB"/>
    <w:rsid w:val="00277E68"/>
    <w:rsid w:val="00277F44"/>
    <w:rsid w:val="00280536"/>
    <w:rsid w:val="0028059E"/>
    <w:rsid w:val="00281490"/>
    <w:rsid w:val="002815BB"/>
    <w:rsid w:val="00281C96"/>
    <w:rsid w:val="00281C97"/>
    <w:rsid w:val="00282288"/>
    <w:rsid w:val="002827B3"/>
    <w:rsid w:val="00282D0A"/>
    <w:rsid w:val="00283309"/>
    <w:rsid w:val="002833C0"/>
    <w:rsid w:val="002839A0"/>
    <w:rsid w:val="00284807"/>
    <w:rsid w:val="0028489C"/>
    <w:rsid w:val="00284A0F"/>
    <w:rsid w:val="00285380"/>
    <w:rsid w:val="002859F3"/>
    <w:rsid w:val="00285A31"/>
    <w:rsid w:val="00285E54"/>
    <w:rsid w:val="00286B35"/>
    <w:rsid w:val="00286FAB"/>
    <w:rsid w:val="0028783D"/>
    <w:rsid w:val="00287F50"/>
    <w:rsid w:val="002900E7"/>
    <w:rsid w:val="0029022F"/>
    <w:rsid w:val="002902EA"/>
    <w:rsid w:val="00291918"/>
    <w:rsid w:val="00291969"/>
    <w:rsid w:val="00291AA0"/>
    <w:rsid w:val="00291F7C"/>
    <w:rsid w:val="002931FE"/>
    <w:rsid w:val="0029358E"/>
    <w:rsid w:val="002936FD"/>
    <w:rsid w:val="00293BA3"/>
    <w:rsid w:val="00293CF4"/>
    <w:rsid w:val="00293DE4"/>
    <w:rsid w:val="002940FC"/>
    <w:rsid w:val="00294468"/>
    <w:rsid w:val="0029609E"/>
    <w:rsid w:val="00296247"/>
    <w:rsid w:val="00296495"/>
    <w:rsid w:val="002969DB"/>
    <w:rsid w:val="00296DCA"/>
    <w:rsid w:val="00296E88"/>
    <w:rsid w:val="00297944"/>
    <w:rsid w:val="00297B07"/>
    <w:rsid w:val="00297DCD"/>
    <w:rsid w:val="00297F4B"/>
    <w:rsid w:val="002A121D"/>
    <w:rsid w:val="002A134D"/>
    <w:rsid w:val="002A228E"/>
    <w:rsid w:val="002A32EB"/>
    <w:rsid w:val="002A337C"/>
    <w:rsid w:val="002A4339"/>
    <w:rsid w:val="002A4D46"/>
    <w:rsid w:val="002A4FAE"/>
    <w:rsid w:val="002A5C22"/>
    <w:rsid w:val="002A5E09"/>
    <w:rsid w:val="002A5F50"/>
    <w:rsid w:val="002A6F29"/>
    <w:rsid w:val="002A7677"/>
    <w:rsid w:val="002A78D1"/>
    <w:rsid w:val="002B031D"/>
    <w:rsid w:val="002B0364"/>
    <w:rsid w:val="002B0719"/>
    <w:rsid w:val="002B082B"/>
    <w:rsid w:val="002B1051"/>
    <w:rsid w:val="002B33C5"/>
    <w:rsid w:val="002B4440"/>
    <w:rsid w:val="002B6451"/>
    <w:rsid w:val="002B673C"/>
    <w:rsid w:val="002B6F52"/>
    <w:rsid w:val="002C00EF"/>
    <w:rsid w:val="002C04A4"/>
    <w:rsid w:val="002C0DC5"/>
    <w:rsid w:val="002C0EFA"/>
    <w:rsid w:val="002C1291"/>
    <w:rsid w:val="002C18C4"/>
    <w:rsid w:val="002C1938"/>
    <w:rsid w:val="002C1AA8"/>
    <w:rsid w:val="002C1E0B"/>
    <w:rsid w:val="002C2062"/>
    <w:rsid w:val="002C2391"/>
    <w:rsid w:val="002C257B"/>
    <w:rsid w:val="002C2B75"/>
    <w:rsid w:val="002C3176"/>
    <w:rsid w:val="002C325B"/>
    <w:rsid w:val="002C3DC4"/>
    <w:rsid w:val="002C3FFC"/>
    <w:rsid w:val="002C41E7"/>
    <w:rsid w:val="002C4988"/>
    <w:rsid w:val="002C51D4"/>
    <w:rsid w:val="002C53CE"/>
    <w:rsid w:val="002C599A"/>
    <w:rsid w:val="002C6B2D"/>
    <w:rsid w:val="002C7D36"/>
    <w:rsid w:val="002C7FF1"/>
    <w:rsid w:val="002D0021"/>
    <w:rsid w:val="002D0E4D"/>
    <w:rsid w:val="002D0FA4"/>
    <w:rsid w:val="002D1092"/>
    <w:rsid w:val="002D1C45"/>
    <w:rsid w:val="002D1D00"/>
    <w:rsid w:val="002D20B2"/>
    <w:rsid w:val="002D283E"/>
    <w:rsid w:val="002D29B4"/>
    <w:rsid w:val="002D29C8"/>
    <w:rsid w:val="002D2B28"/>
    <w:rsid w:val="002D2F1E"/>
    <w:rsid w:val="002D338B"/>
    <w:rsid w:val="002D373F"/>
    <w:rsid w:val="002D3A71"/>
    <w:rsid w:val="002D4508"/>
    <w:rsid w:val="002D4810"/>
    <w:rsid w:val="002D4BC6"/>
    <w:rsid w:val="002D5593"/>
    <w:rsid w:val="002D566C"/>
    <w:rsid w:val="002D5809"/>
    <w:rsid w:val="002D5C1F"/>
    <w:rsid w:val="002D67AF"/>
    <w:rsid w:val="002D7360"/>
    <w:rsid w:val="002D75DE"/>
    <w:rsid w:val="002D7D54"/>
    <w:rsid w:val="002E0BB7"/>
    <w:rsid w:val="002E0C26"/>
    <w:rsid w:val="002E0DD2"/>
    <w:rsid w:val="002E1450"/>
    <w:rsid w:val="002E1DBF"/>
    <w:rsid w:val="002E214E"/>
    <w:rsid w:val="002E257E"/>
    <w:rsid w:val="002E2765"/>
    <w:rsid w:val="002E2CCD"/>
    <w:rsid w:val="002E2D7B"/>
    <w:rsid w:val="002E3026"/>
    <w:rsid w:val="002E30E4"/>
    <w:rsid w:val="002E3512"/>
    <w:rsid w:val="002E36DE"/>
    <w:rsid w:val="002E38F5"/>
    <w:rsid w:val="002E40F5"/>
    <w:rsid w:val="002E4132"/>
    <w:rsid w:val="002E498D"/>
    <w:rsid w:val="002E4CB9"/>
    <w:rsid w:val="002E516B"/>
    <w:rsid w:val="002E5373"/>
    <w:rsid w:val="002E560B"/>
    <w:rsid w:val="002E567D"/>
    <w:rsid w:val="002E6716"/>
    <w:rsid w:val="002E6D79"/>
    <w:rsid w:val="002E6F06"/>
    <w:rsid w:val="002E73F3"/>
    <w:rsid w:val="002E7C7E"/>
    <w:rsid w:val="002E7D7B"/>
    <w:rsid w:val="002F150D"/>
    <w:rsid w:val="002F196D"/>
    <w:rsid w:val="002F1F44"/>
    <w:rsid w:val="002F2083"/>
    <w:rsid w:val="002F3458"/>
    <w:rsid w:val="002F3D78"/>
    <w:rsid w:val="002F4A07"/>
    <w:rsid w:val="002F4FB2"/>
    <w:rsid w:val="002F51AA"/>
    <w:rsid w:val="002F535B"/>
    <w:rsid w:val="002F6D38"/>
    <w:rsid w:val="002F76CA"/>
    <w:rsid w:val="002F7BCD"/>
    <w:rsid w:val="002F7C5C"/>
    <w:rsid w:val="002F7CEA"/>
    <w:rsid w:val="002F7E2B"/>
    <w:rsid w:val="002F7E86"/>
    <w:rsid w:val="003000B6"/>
    <w:rsid w:val="00300238"/>
    <w:rsid w:val="00300631"/>
    <w:rsid w:val="00300DE1"/>
    <w:rsid w:val="00300FF2"/>
    <w:rsid w:val="003017C6"/>
    <w:rsid w:val="003022A3"/>
    <w:rsid w:val="003024FC"/>
    <w:rsid w:val="00302DE9"/>
    <w:rsid w:val="003038C2"/>
    <w:rsid w:val="0030470D"/>
    <w:rsid w:val="003055EF"/>
    <w:rsid w:val="003062CE"/>
    <w:rsid w:val="0030694D"/>
    <w:rsid w:val="00306BDC"/>
    <w:rsid w:val="003075A7"/>
    <w:rsid w:val="00307878"/>
    <w:rsid w:val="00310154"/>
    <w:rsid w:val="00310726"/>
    <w:rsid w:val="00310BE5"/>
    <w:rsid w:val="00311433"/>
    <w:rsid w:val="003121EC"/>
    <w:rsid w:val="00312B69"/>
    <w:rsid w:val="00312F50"/>
    <w:rsid w:val="0031374E"/>
    <w:rsid w:val="003137C0"/>
    <w:rsid w:val="00314C5D"/>
    <w:rsid w:val="0031577A"/>
    <w:rsid w:val="003157EA"/>
    <w:rsid w:val="00315A45"/>
    <w:rsid w:val="00315C25"/>
    <w:rsid w:val="00315DAC"/>
    <w:rsid w:val="00316D14"/>
    <w:rsid w:val="00316D6B"/>
    <w:rsid w:val="00317416"/>
    <w:rsid w:val="00317578"/>
    <w:rsid w:val="00320FB1"/>
    <w:rsid w:val="00321A86"/>
    <w:rsid w:val="003229B0"/>
    <w:rsid w:val="00323705"/>
    <w:rsid w:val="00323BA0"/>
    <w:rsid w:val="00323EA4"/>
    <w:rsid w:val="00324241"/>
    <w:rsid w:val="0032441E"/>
    <w:rsid w:val="003246C8"/>
    <w:rsid w:val="0032477E"/>
    <w:rsid w:val="0032570E"/>
    <w:rsid w:val="00325BE6"/>
    <w:rsid w:val="00326839"/>
    <w:rsid w:val="00326A12"/>
    <w:rsid w:val="00326E55"/>
    <w:rsid w:val="003273BD"/>
    <w:rsid w:val="00327C96"/>
    <w:rsid w:val="003302B1"/>
    <w:rsid w:val="00330C6C"/>
    <w:rsid w:val="0033145A"/>
    <w:rsid w:val="003318F5"/>
    <w:rsid w:val="00331A13"/>
    <w:rsid w:val="00331EBC"/>
    <w:rsid w:val="0033475D"/>
    <w:rsid w:val="00334915"/>
    <w:rsid w:val="00334CD7"/>
    <w:rsid w:val="00334D20"/>
    <w:rsid w:val="00334E76"/>
    <w:rsid w:val="00334F73"/>
    <w:rsid w:val="00335103"/>
    <w:rsid w:val="0033549C"/>
    <w:rsid w:val="00335BF8"/>
    <w:rsid w:val="00335DA6"/>
    <w:rsid w:val="00335F36"/>
    <w:rsid w:val="00336056"/>
    <w:rsid w:val="00336219"/>
    <w:rsid w:val="00336470"/>
    <w:rsid w:val="00336521"/>
    <w:rsid w:val="003370B7"/>
    <w:rsid w:val="003371F8"/>
    <w:rsid w:val="00337D61"/>
    <w:rsid w:val="00337E20"/>
    <w:rsid w:val="00340748"/>
    <w:rsid w:val="0034094F"/>
    <w:rsid w:val="00341469"/>
    <w:rsid w:val="00341637"/>
    <w:rsid w:val="003417CF"/>
    <w:rsid w:val="00341E0A"/>
    <w:rsid w:val="003422FD"/>
    <w:rsid w:val="00342455"/>
    <w:rsid w:val="00342485"/>
    <w:rsid w:val="003428BD"/>
    <w:rsid w:val="00342983"/>
    <w:rsid w:val="00342F6A"/>
    <w:rsid w:val="00343076"/>
    <w:rsid w:val="00344234"/>
    <w:rsid w:val="003446F3"/>
    <w:rsid w:val="00344C73"/>
    <w:rsid w:val="00344CEB"/>
    <w:rsid w:val="0034521E"/>
    <w:rsid w:val="00345630"/>
    <w:rsid w:val="003462BC"/>
    <w:rsid w:val="0034746F"/>
    <w:rsid w:val="00347654"/>
    <w:rsid w:val="003476E2"/>
    <w:rsid w:val="0035099F"/>
    <w:rsid w:val="00350BCC"/>
    <w:rsid w:val="00350CF7"/>
    <w:rsid w:val="00351019"/>
    <w:rsid w:val="0035141F"/>
    <w:rsid w:val="003528C3"/>
    <w:rsid w:val="00353A56"/>
    <w:rsid w:val="00354F5C"/>
    <w:rsid w:val="0035551A"/>
    <w:rsid w:val="00355798"/>
    <w:rsid w:val="00356E3F"/>
    <w:rsid w:val="003575B2"/>
    <w:rsid w:val="003578B1"/>
    <w:rsid w:val="003579DC"/>
    <w:rsid w:val="0036098A"/>
    <w:rsid w:val="00360D3E"/>
    <w:rsid w:val="00361326"/>
    <w:rsid w:val="00361C36"/>
    <w:rsid w:val="00362092"/>
    <w:rsid w:val="003623AE"/>
    <w:rsid w:val="003625DC"/>
    <w:rsid w:val="003634B6"/>
    <w:rsid w:val="00363A98"/>
    <w:rsid w:val="00363DED"/>
    <w:rsid w:val="00364B95"/>
    <w:rsid w:val="003651C2"/>
    <w:rsid w:val="00365E36"/>
    <w:rsid w:val="00366BAE"/>
    <w:rsid w:val="00366EA3"/>
    <w:rsid w:val="00367DE0"/>
    <w:rsid w:val="00371223"/>
    <w:rsid w:val="0037169E"/>
    <w:rsid w:val="00371AD7"/>
    <w:rsid w:val="003725E2"/>
    <w:rsid w:val="0037266C"/>
    <w:rsid w:val="0037267D"/>
    <w:rsid w:val="003728EE"/>
    <w:rsid w:val="003730A8"/>
    <w:rsid w:val="003731B6"/>
    <w:rsid w:val="00373760"/>
    <w:rsid w:val="00373D5C"/>
    <w:rsid w:val="00373EE4"/>
    <w:rsid w:val="00373F47"/>
    <w:rsid w:val="003740F6"/>
    <w:rsid w:val="00374105"/>
    <w:rsid w:val="0037449C"/>
    <w:rsid w:val="00374692"/>
    <w:rsid w:val="0037494D"/>
    <w:rsid w:val="00375FD3"/>
    <w:rsid w:val="003766B6"/>
    <w:rsid w:val="00377580"/>
    <w:rsid w:val="00377D31"/>
    <w:rsid w:val="0038024A"/>
    <w:rsid w:val="00380B83"/>
    <w:rsid w:val="00380C3F"/>
    <w:rsid w:val="00381209"/>
    <w:rsid w:val="0038165A"/>
    <w:rsid w:val="00381C1A"/>
    <w:rsid w:val="00381D5D"/>
    <w:rsid w:val="00381DE6"/>
    <w:rsid w:val="0038212F"/>
    <w:rsid w:val="00382250"/>
    <w:rsid w:val="0038252B"/>
    <w:rsid w:val="0038255A"/>
    <w:rsid w:val="003826D4"/>
    <w:rsid w:val="00382B7B"/>
    <w:rsid w:val="003835DE"/>
    <w:rsid w:val="00383679"/>
    <w:rsid w:val="00383D59"/>
    <w:rsid w:val="00383EBA"/>
    <w:rsid w:val="0038573D"/>
    <w:rsid w:val="003859A6"/>
    <w:rsid w:val="00385BCD"/>
    <w:rsid w:val="003866A2"/>
    <w:rsid w:val="0038687F"/>
    <w:rsid w:val="003869CF"/>
    <w:rsid w:val="00387322"/>
    <w:rsid w:val="00387762"/>
    <w:rsid w:val="00387931"/>
    <w:rsid w:val="0039018F"/>
    <w:rsid w:val="003903C2"/>
    <w:rsid w:val="003906CD"/>
    <w:rsid w:val="00390BE0"/>
    <w:rsid w:val="00390CF3"/>
    <w:rsid w:val="00392147"/>
    <w:rsid w:val="003922AA"/>
    <w:rsid w:val="003926B9"/>
    <w:rsid w:val="003927F8"/>
    <w:rsid w:val="00392AB5"/>
    <w:rsid w:val="00392BAF"/>
    <w:rsid w:val="00394926"/>
    <w:rsid w:val="00395434"/>
    <w:rsid w:val="00395990"/>
    <w:rsid w:val="00395FD9"/>
    <w:rsid w:val="0039636C"/>
    <w:rsid w:val="00396498"/>
    <w:rsid w:val="00396651"/>
    <w:rsid w:val="00396A43"/>
    <w:rsid w:val="00397030"/>
    <w:rsid w:val="00397664"/>
    <w:rsid w:val="00397779"/>
    <w:rsid w:val="00397BAA"/>
    <w:rsid w:val="003A095E"/>
    <w:rsid w:val="003A13C0"/>
    <w:rsid w:val="003A146E"/>
    <w:rsid w:val="003A1EB4"/>
    <w:rsid w:val="003A2181"/>
    <w:rsid w:val="003A2CE7"/>
    <w:rsid w:val="003A30C7"/>
    <w:rsid w:val="003A318D"/>
    <w:rsid w:val="003A36FA"/>
    <w:rsid w:val="003A4762"/>
    <w:rsid w:val="003A51B2"/>
    <w:rsid w:val="003A530B"/>
    <w:rsid w:val="003A577A"/>
    <w:rsid w:val="003A61A1"/>
    <w:rsid w:val="003A61D0"/>
    <w:rsid w:val="003A63FB"/>
    <w:rsid w:val="003A6B57"/>
    <w:rsid w:val="003A7024"/>
    <w:rsid w:val="003A7B3F"/>
    <w:rsid w:val="003B02A3"/>
    <w:rsid w:val="003B03A8"/>
    <w:rsid w:val="003B0963"/>
    <w:rsid w:val="003B0F9C"/>
    <w:rsid w:val="003B28C2"/>
    <w:rsid w:val="003B2B44"/>
    <w:rsid w:val="003B2BA0"/>
    <w:rsid w:val="003B3CD7"/>
    <w:rsid w:val="003B3E11"/>
    <w:rsid w:val="003B3E81"/>
    <w:rsid w:val="003B452A"/>
    <w:rsid w:val="003B595B"/>
    <w:rsid w:val="003B6C53"/>
    <w:rsid w:val="003B73CE"/>
    <w:rsid w:val="003B73FE"/>
    <w:rsid w:val="003B7566"/>
    <w:rsid w:val="003B78D4"/>
    <w:rsid w:val="003B7AD5"/>
    <w:rsid w:val="003B7E56"/>
    <w:rsid w:val="003C0617"/>
    <w:rsid w:val="003C081E"/>
    <w:rsid w:val="003C0823"/>
    <w:rsid w:val="003C11D8"/>
    <w:rsid w:val="003C15F3"/>
    <w:rsid w:val="003C1DDE"/>
    <w:rsid w:val="003C2214"/>
    <w:rsid w:val="003C3EE6"/>
    <w:rsid w:val="003C5133"/>
    <w:rsid w:val="003C53E6"/>
    <w:rsid w:val="003C5D7C"/>
    <w:rsid w:val="003C66D6"/>
    <w:rsid w:val="003C67A4"/>
    <w:rsid w:val="003C6C57"/>
    <w:rsid w:val="003C70B3"/>
    <w:rsid w:val="003D04A3"/>
    <w:rsid w:val="003D10DF"/>
    <w:rsid w:val="003D3205"/>
    <w:rsid w:val="003D3213"/>
    <w:rsid w:val="003D35B3"/>
    <w:rsid w:val="003D3D94"/>
    <w:rsid w:val="003D4A85"/>
    <w:rsid w:val="003D4DEF"/>
    <w:rsid w:val="003D5F50"/>
    <w:rsid w:val="003D6495"/>
    <w:rsid w:val="003D6C3E"/>
    <w:rsid w:val="003D70E7"/>
    <w:rsid w:val="003D7431"/>
    <w:rsid w:val="003D7A9C"/>
    <w:rsid w:val="003E0988"/>
    <w:rsid w:val="003E162E"/>
    <w:rsid w:val="003E18C1"/>
    <w:rsid w:val="003E21DC"/>
    <w:rsid w:val="003E2B38"/>
    <w:rsid w:val="003E3772"/>
    <w:rsid w:val="003E42A3"/>
    <w:rsid w:val="003E4468"/>
    <w:rsid w:val="003E4B29"/>
    <w:rsid w:val="003E4E03"/>
    <w:rsid w:val="003E6569"/>
    <w:rsid w:val="003E6744"/>
    <w:rsid w:val="003E6B7F"/>
    <w:rsid w:val="003E72C2"/>
    <w:rsid w:val="003E73CD"/>
    <w:rsid w:val="003E7914"/>
    <w:rsid w:val="003E7FE0"/>
    <w:rsid w:val="003F0127"/>
    <w:rsid w:val="003F09AB"/>
    <w:rsid w:val="003F15B9"/>
    <w:rsid w:val="003F1E8D"/>
    <w:rsid w:val="003F20A5"/>
    <w:rsid w:val="003F23E4"/>
    <w:rsid w:val="003F2A7E"/>
    <w:rsid w:val="003F30E1"/>
    <w:rsid w:val="003F34C8"/>
    <w:rsid w:val="003F4515"/>
    <w:rsid w:val="003F49E0"/>
    <w:rsid w:val="003F49E4"/>
    <w:rsid w:val="003F4FB7"/>
    <w:rsid w:val="003F54CD"/>
    <w:rsid w:val="003F56FC"/>
    <w:rsid w:val="003F59DF"/>
    <w:rsid w:val="003F5F9C"/>
    <w:rsid w:val="003F60AF"/>
    <w:rsid w:val="003F6896"/>
    <w:rsid w:val="003F7671"/>
    <w:rsid w:val="00400629"/>
    <w:rsid w:val="004014CF"/>
    <w:rsid w:val="004015E3"/>
    <w:rsid w:val="0040271D"/>
    <w:rsid w:val="00402839"/>
    <w:rsid w:val="00402897"/>
    <w:rsid w:val="004032A4"/>
    <w:rsid w:val="00403531"/>
    <w:rsid w:val="004036C4"/>
    <w:rsid w:val="00403AC0"/>
    <w:rsid w:val="00403D97"/>
    <w:rsid w:val="004049E3"/>
    <w:rsid w:val="00404C61"/>
    <w:rsid w:val="00405BD3"/>
    <w:rsid w:val="00405BFA"/>
    <w:rsid w:val="00405E0D"/>
    <w:rsid w:val="00406283"/>
    <w:rsid w:val="0040652C"/>
    <w:rsid w:val="004066EF"/>
    <w:rsid w:val="004069DB"/>
    <w:rsid w:val="00406BC8"/>
    <w:rsid w:val="00406D91"/>
    <w:rsid w:val="00406E9F"/>
    <w:rsid w:val="00407C4D"/>
    <w:rsid w:val="00407FB6"/>
    <w:rsid w:val="00411187"/>
    <w:rsid w:val="004118E8"/>
    <w:rsid w:val="004119D4"/>
    <w:rsid w:val="00411E19"/>
    <w:rsid w:val="004139C9"/>
    <w:rsid w:val="004148D6"/>
    <w:rsid w:val="004152E6"/>
    <w:rsid w:val="00415A3C"/>
    <w:rsid w:val="00416A9A"/>
    <w:rsid w:val="00417295"/>
    <w:rsid w:val="00417AF5"/>
    <w:rsid w:val="00417DCB"/>
    <w:rsid w:val="0042016B"/>
    <w:rsid w:val="004208F1"/>
    <w:rsid w:val="004209DE"/>
    <w:rsid w:val="00420B2F"/>
    <w:rsid w:val="00420EA3"/>
    <w:rsid w:val="00421395"/>
    <w:rsid w:val="0042253C"/>
    <w:rsid w:val="00422609"/>
    <w:rsid w:val="0042264D"/>
    <w:rsid w:val="004226B8"/>
    <w:rsid w:val="00422C0B"/>
    <w:rsid w:val="00422CE6"/>
    <w:rsid w:val="00422CEA"/>
    <w:rsid w:val="00422F46"/>
    <w:rsid w:val="0042373B"/>
    <w:rsid w:val="00423B47"/>
    <w:rsid w:val="0042400D"/>
    <w:rsid w:val="00424442"/>
    <w:rsid w:val="004246DE"/>
    <w:rsid w:val="00424AA0"/>
    <w:rsid w:val="00426DDD"/>
    <w:rsid w:val="00430945"/>
    <w:rsid w:val="00430CA7"/>
    <w:rsid w:val="00432161"/>
    <w:rsid w:val="00433350"/>
    <w:rsid w:val="00433A3A"/>
    <w:rsid w:val="00433C43"/>
    <w:rsid w:val="00433DA4"/>
    <w:rsid w:val="00433F36"/>
    <w:rsid w:val="00434492"/>
    <w:rsid w:val="004345BC"/>
    <w:rsid w:val="00434B68"/>
    <w:rsid w:val="0043534C"/>
    <w:rsid w:val="0043590B"/>
    <w:rsid w:val="004359BD"/>
    <w:rsid w:val="004362CE"/>
    <w:rsid w:val="004364AE"/>
    <w:rsid w:val="0043671E"/>
    <w:rsid w:val="00436E2F"/>
    <w:rsid w:val="00437161"/>
    <w:rsid w:val="00437288"/>
    <w:rsid w:val="0043781A"/>
    <w:rsid w:val="00440A45"/>
    <w:rsid w:val="0044133F"/>
    <w:rsid w:val="00441725"/>
    <w:rsid w:val="0044196E"/>
    <w:rsid w:val="00441B1C"/>
    <w:rsid w:val="00441FC7"/>
    <w:rsid w:val="0044207E"/>
    <w:rsid w:val="0044256A"/>
    <w:rsid w:val="00442655"/>
    <w:rsid w:val="00442B69"/>
    <w:rsid w:val="004441A3"/>
    <w:rsid w:val="004452CE"/>
    <w:rsid w:val="00445814"/>
    <w:rsid w:val="004459EF"/>
    <w:rsid w:val="00445B40"/>
    <w:rsid w:val="00446803"/>
    <w:rsid w:val="004502CF"/>
    <w:rsid w:val="004510A2"/>
    <w:rsid w:val="00451205"/>
    <w:rsid w:val="00451939"/>
    <w:rsid w:val="00451B2A"/>
    <w:rsid w:val="00451F19"/>
    <w:rsid w:val="00453BB3"/>
    <w:rsid w:val="00453DB6"/>
    <w:rsid w:val="004541D7"/>
    <w:rsid w:val="00454290"/>
    <w:rsid w:val="00454731"/>
    <w:rsid w:val="00455A26"/>
    <w:rsid w:val="00455EFC"/>
    <w:rsid w:val="00457672"/>
    <w:rsid w:val="004604B3"/>
    <w:rsid w:val="00460570"/>
    <w:rsid w:val="00460D91"/>
    <w:rsid w:val="00461463"/>
    <w:rsid w:val="00461C8B"/>
    <w:rsid w:val="00461E69"/>
    <w:rsid w:val="00461F81"/>
    <w:rsid w:val="00462830"/>
    <w:rsid w:val="004628B8"/>
    <w:rsid w:val="00463A6F"/>
    <w:rsid w:val="0046604B"/>
    <w:rsid w:val="0046637D"/>
    <w:rsid w:val="00466505"/>
    <w:rsid w:val="004678D7"/>
    <w:rsid w:val="00467B7D"/>
    <w:rsid w:val="004710B7"/>
    <w:rsid w:val="00471954"/>
    <w:rsid w:val="00471B1D"/>
    <w:rsid w:val="00472A6E"/>
    <w:rsid w:val="00473338"/>
    <w:rsid w:val="00473C55"/>
    <w:rsid w:val="0047413B"/>
    <w:rsid w:val="004745C1"/>
    <w:rsid w:val="0047547E"/>
    <w:rsid w:val="00475CA7"/>
    <w:rsid w:val="00475FC4"/>
    <w:rsid w:val="00476526"/>
    <w:rsid w:val="004767AF"/>
    <w:rsid w:val="00477955"/>
    <w:rsid w:val="0048014E"/>
    <w:rsid w:val="004809B0"/>
    <w:rsid w:val="0048105B"/>
    <w:rsid w:val="004820B7"/>
    <w:rsid w:val="00483FEB"/>
    <w:rsid w:val="0048406F"/>
    <w:rsid w:val="00485B2C"/>
    <w:rsid w:val="00485E60"/>
    <w:rsid w:val="00486031"/>
    <w:rsid w:val="004861BF"/>
    <w:rsid w:val="0048766D"/>
    <w:rsid w:val="00487B33"/>
    <w:rsid w:val="00487FCC"/>
    <w:rsid w:val="0049078E"/>
    <w:rsid w:val="004909D4"/>
    <w:rsid w:val="004910CB"/>
    <w:rsid w:val="00492687"/>
    <w:rsid w:val="004931C6"/>
    <w:rsid w:val="0049364C"/>
    <w:rsid w:val="00493825"/>
    <w:rsid w:val="00493ADB"/>
    <w:rsid w:val="00493D25"/>
    <w:rsid w:val="0049456C"/>
    <w:rsid w:val="00495006"/>
    <w:rsid w:val="0049507A"/>
    <w:rsid w:val="0049511C"/>
    <w:rsid w:val="004952A0"/>
    <w:rsid w:val="00495397"/>
    <w:rsid w:val="004953A2"/>
    <w:rsid w:val="0049546D"/>
    <w:rsid w:val="0049586A"/>
    <w:rsid w:val="00495C92"/>
    <w:rsid w:val="00495FDD"/>
    <w:rsid w:val="00496397"/>
    <w:rsid w:val="0049696D"/>
    <w:rsid w:val="004970D0"/>
    <w:rsid w:val="0049798A"/>
    <w:rsid w:val="00497D8E"/>
    <w:rsid w:val="004A0019"/>
    <w:rsid w:val="004A0AFF"/>
    <w:rsid w:val="004A111D"/>
    <w:rsid w:val="004A12FA"/>
    <w:rsid w:val="004A1652"/>
    <w:rsid w:val="004A179D"/>
    <w:rsid w:val="004A17C0"/>
    <w:rsid w:val="004A3182"/>
    <w:rsid w:val="004A3A1C"/>
    <w:rsid w:val="004A3EAE"/>
    <w:rsid w:val="004A487F"/>
    <w:rsid w:val="004A4F8F"/>
    <w:rsid w:val="004A5F6D"/>
    <w:rsid w:val="004A6503"/>
    <w:rsid w:val="004A65E8"/>
    <w:rsid w:val="004A6D44"/>
    <w:rsid w:val="004A6D7A"/>
    <w:rsid w:val="004A7176"/>
    <w:rsid w:val="004A7557"/>
    <w:rsid w:val="004A75CA"/>
    <w:rsid w:val="004B045E"/>
    <w:rsid w:val="004B084B"/>
    <w:rsid w:val="004B2864"/>
    <w:rsid w:val="004B2FB8"/>
    <w:rsid w:val="004B3604"/>
    <w:rsid w:val="004B36E1"/>
    <w:rsid w:val="004B3B1F"/>
    <w:rsid w:val="004B4185"/>
    <w:rsid w:val="004B4382"/>
    <w:rsid w:val="004B4FB6"/>
    <w:rsid w:val="004B6015"/>
    <w:rsid w:val="004B640B"/>
    <w:rsid w:val="004B7056"/>
    <w:rsid w:val="004B71DB"/>
    <w:rsid w:val="004B7B48"/>
    <w:rsid w:val="004C0C41"/>
    <w:rsid w:val="004C0F3A"/>
    <w:rsid w:val="004C1998"/>
    <w:rsid w:val="004C1AC3"/>
    <w:rsid w:val="004C1B4C"/>
    <w:rsid w:val="004C1E1C"/>
    <w:rsid w:val="004C24BE"/>
    <w:rsid w:val="004C2ADD"/>
    <w:rsid w:val="004C2CE0"/>
    <w:rsid w:val="004C2F71"/>
    <w:rsid w:val="004C2FB0"/>
    <w:rsid w:val="004C3390"/>
    <w:rsid w:val="004C3633"/>
    <w:rsid w:val="004C3C2A"/>
    <w:rsid w:val="004C434C"/>
    <w:rsid w:val="004C4730"/>
    <w:rsid w:val="004C47B8"/>
    <w:rsid w:val="004C5108"/>
    <w:rsid w:val="004C5131"/>
    <w:rsid w:val="004C5A5E"/>
    <w:rsid w:val="004C5F34"/>
    <w:rsid w:val="004C608A"/>
    <w:rsid w:val="004C6151"/>
    <w:rsid w:val="004C62A5"/>
    <w:rsid w:val="004C6579"/>
    <w:rsid w:val="004C681E"/>
    <w:rsid w:val="004C6853"/>
    <w:rsid w:val="004C71A1"/>
    <w:rsid w:val="004C71F0"/>
    <w:rsid w:val="004C77C1"/>
    <w:rsid w:val="004C7AB0"/>
    <w:rsid w:val="004C7CE2"/>
    <w:rsid w:val="004C7D66"/>
    <w:rsid w:val="004C7F1D"/>
    <w:rsid w:val="004D0528"/>
    <w:rsid w:val="004D1332"/>
    <w:rsid w:val="004D1DA6"/>
    <w:rsid w:val="004D1EE7"/>
    <w:rsid w:val="004D1F24"/>
    <w:rsid w:val="004D2958"/>
    <w:rsid w:val="004D2C7F"/>
    <w:rsid w:val="004D3236"/>
    <w:rsid w:val="004D3964"/>
    <w:rsid w:val="004D3DB5"/>
    <w:rsid w:val="004D4F2D"/>
    <w:rsid w:val="004D5487"/>
    <w:rsid w:val="004D5752"/>
    <w:rsid w:val="004D59ED"/>
    <w:rsid w:val="004D5BB1"/>
    <w:rsid w:val="004D5C9A"/>
    <w:rsid w:val="004D5E15"/>
    <w:rsid w:val="004D616B"/>
    <w:rsid w:val="004D62D7"/>
    <w:rsid w:val="004D6AEC"/>
    <w:rsid w:val="004D6B9A"/>
    <w:rsid w:val="004D7E5C"/>
    <w:rsid w:val="004E0359"/>
    <w:rsid w:val="004E0E0C"/>
    <w:rsid w:val="004E1450"/>
    <w:rsid w:val="004E14A1"/>
    <w:rsid w:val="004E1943"/>
    <w:rsid w:val="004E22D8"/>
    <w:rsid w:val="004E281E"/>
    <w:rsid w:val="004E2992"/>
    <w:rsid w:val="004E3401"/>
    <w:rsid w:val="004E5239"/>
    <w:rsid w:val="004E5CA1"/>
    <w:rsid w:val="004E63CA"/>
    <w:rsid w:val="004E65A7"/>
    <w:rsid w:val="004E66B5"/>
    <w:rsid w:val="004E7053"/>
    <w:rsid w:val="004E72E0"/>
    <w:rsid w:val="004E7BE7"/>
    <w:rsid w:val="004F00DC"/>
    <w:rsid w:val="004F0B9B"/>
    <w:rsid w:val="004F0F6A"/>
    <w:rsid w:val="004F1809"/>
    <w:rsid w:val="004F1B5E"/>
    <w:rsid w:val="004F29C1"/>
    <w:rsid w:val="004F2E43"/>
    <w:rsid w:val="004F2E7D"/>
    <w:rsid w:val="004F4059"/>
    <w:rsid w:val="004F525E"/>
    <w:rsid w:val="004F5262"/>
    <w:rsid w:val="004F55A5"/>
    <w:rsid w:val="004F5D77"/>
    <w:rsid w:val="004F5F41"/>
    <w:rsid w:val="004F6192"/>
    <w:rsid w:val="004F6543"/>
    <w:rsid w:val="004F6887"/>
    <w:rsid w:val="004F6BA2"/>
    <w:rsid w:val="004F714D"/>
    <w:rsid w:val="004F74BA"/>
    <w:rsid w:val="004F7E60"/>
    <w:rsid w:val="005005F8"/>
    <w:rsid w:val="00500ABD"/>
    <w:rsid w:val="005015EA"/>
    <w:rsid w:val="00501D24"/>
    <w:rsid w:val="00501D9F"/>
    <w:rsid w:val="00501E5B"/>
    <w:rsid w:val="00502856"/>
    <w:rsid w:val="005037B4"/>
    <w:rsid w:val="005039C7"/>
    <w:rsid w:val="00503AFA"/>
    <w:rsid w:val="00504477"/>
    <w:rsid w:val="005044EE"/>
    <w:rsid w:val="00504915"/>
    <w:rsid w:val="0050522B"/>
    <w:rsid w:val="00505280"/>
    <w:rsid w:val="005059A3"/>
    <w:rsid w:val="00505EB0"/>
    <w:rsid w:val="00506C0D"/>
    <w:rsid w:val="0050724A"/>
    <w:rsid w:val="00507D87"/>
    <w:rsid w:val="00507E9C"/>
    <w:rsid w:val="00510CEB"/>
    <w:rsid w:val="00510E0E"/>
    <w:rsid w:val="00510FD4"/>
    <w:rsid w:val="005116A3"/>
    <w:rsid w:val="005118DB"/>
    <w:rsid w:val="00511EA6"/>
    <w:rsid w:val="005122DF"/>
    <w:rsid w:val="00512AE0"/>
    <w:rsid w:val="00512B55"/>
    <w:rsid w:val="00512F7B"/>
    <w:rsid w:val="00513510"/>
    <w:rsid w:val="005139D3"/>
    <w:rsid w:val="00514297"/>
    <w:rsid w:val="00514685"/>
    <w:rsid w:val="00514BA9"/>
    <w:rsid w:val="00514FEA"/>
    <w:rsid w:val="00515262"/>
    <w:rsid w:val="00515412"/>
    <w:rsid w:val="00515A27"/>
    <w:rsid w:val="00515EC6"/>
    <w:rsid w:val="005160B0"/>
    <w:rsid w:val="00516F97"/>
    <w:rsid w:val="0051741C"/>
    <w:rsid w:val="00517810"/>
    <w:rsid w:val="00517B09"/>
    <w:rsid w:val="00517CD2"/>
    <w:rsid w:val="00517E1A"/>
    <w:rsid w:val="00520D35"/>
    <w:rsid w:val="00521FCE"/>
    <w:rsid w:val="00522305"/>
    <w:rsid w:val="00522A91"/>
    <w:rsid w:val="00522BB4"/>
    <w:rsid w:val="0052328B"/>
    <w:rsid w:val="005233D9"/>
    <w:rsid w:val="0052379A"/>
    <w:rsid w:val="00523A0B"/>
    <w:rsid w:val="00523AFA"/>
    <w:rsid w:val="00523D3C"/>
    <w:rsid w:val="00524321"/>
    <w:rsid w:val="005247C2"/>
    <w:rsid w:val="00524CC9"/>
    <w:rsid w:val="00524E57"/>
    <w:rsid w:val="00525750"/>
    <w:rsid w:val="0052599F"/>
    <w:rsid w:val="00525F66"/>
    <w:rsid w:val="00526425"/>
    <w:rsid w:val="00530275"/>
    <w:rsid w:val="00530DED"/>
    <w:rsid w:val="0053112F"/>
    <w:rsid w:val="005314BB"/>
    <w:rsid w:val="005322A3"/>
    <w:rsid w:val="00532BBA"/>
    <w:rsid w:val="00532D2A"/>
    <w:rsid w:val="00532F71"/>
    <w:rsid w:val="0053334A"/>
    <w:rsid w:val="005339A8"/>
    <w:rsid w:val="00533E57"/>
    <w:rsid w:val="005344C1"/>
    <w:rsid w:val="00534856"/>
    <w:rsid w:val="00534C56"/>
    <w:rsid w:val="00535CB1"/>
    <w:rsid w:val="00535DE4"/>
    <w:rsid w:val="0053641C"/>
    <w:rsid w:val="0053652C"/>
    <w:rsid w:val="00536B6B"/>
    <w:rsid w:val="00536E5C"/>
    <w:rsid w:val="00536E6A"/>
    <w:rsid w:val="0053718F"/>
    <w:rsid w:val="00537585"/>
    <w:rsid w:val="005409E3"/>
    <w:rsid w:val="00540B7D"/>
    <w:rsid w:val="00540C3A"/>
    <w:rsid w:val="00540D52"/>
    <w:rsid w:val="0054109F"/>
    <w:rsid w:val="005414B1"/>
    <w:rsid w:val="00541537"/>
    <w:rsid w:val="005416A5"/>
    <w:rsid w:val="00541851"/>
    <w:rsid w:val="0054199F"/>
    <w:rsid w:val="0054205C"/>
    <w:rsid w:val="00542078"/>
    <w:rsid w:val="0054261A"/>
    <w:rsid w:val="00542650"/>
    <w:rsid w:val="0054286E"/>
    <w:rsid w:val="00542D1D"/>
    <w:rsid w:val="0054347E"/>
    <w:rsid w:val="00543682"/>
    <w:rsid w:val="00543BCD"/>
    <w:rsid w:val="00543D16"/>
    <w:rsid w:val="00544005"/>
    <w:rsid w:val="00544B4A"/>
    <w:rsid w:val="00544DFB"/>
    <w:rsid w:val="0054512A"/>
    <w:rsid w:val="00545318"/>
    <w:rsid w:val="00545E90"/>
    <w:rsid w:val="00545F27"/>
    <w:rsid w:val="00546216"/>
    <w:rsid w:val="00546343"/>
    <w:rsid w:val="00546819"/>
    <w:rsid w:val="005475CE"/>
    <w:rsid w:val="00547990"/>
    <w:rsid w:val="00550BB6"/>
    <w:rsid w:val="005511C8"/>
    <w:rsid w:val="00551A63"/>
    <w:rsid w:val="00551DA9"/>
    <w:rsid w:val="00552156"/>
    <w:rsid w:val="005525EC"/>
    <w:rsid w:val="0055285A"/>
    <w:rsid w:val="00553345"/>
    <w:rsid w:val="00554C98"/>
    <w:rsid w:val="00555C95"/>
    <w:rsid w:val="005566A5"/>
    <w:rsid w:val="005567D8"/>
    <w:rsid w:val="00557848"/>
    <w:rsid w:val="00557B49"/>
    <w:rsid w:val="00557DF5"/>
    <w:rsid w:val="005603B9"/>
    <w:rsid w:val="00560D1A"/>
    <w:rsid w:val="005611F2"/>
    <w:rsid w:val="0056132D"/>
    <w:rsid w:val="005615B8"/>
    <w:rsid w:val="00561690"/>
    <w:rsid w:val="0056195F"/>
    <w:rsid w:val="00561DEB"/>
    <w:rsid w:val="00561E0D"/>
    <w:rsid w:val="00561F61"/>
    <w:rsid w:val="00562100"/>
    <w:rsid w:val="005622B1"/>
    <w:rsid w:val="0056266E"/>
    <w:rsid w:val="005633A6"/>
    <w:rsid w:val="00563839"/>
    <w:rsid w:val="005646FC"/>
    <w:rsid w:val="00564DCC"/>
    <w:rsid w:val="0056502A"/>
    <w:rsid w:val="00565DCE"/>
    <w:rsid w:val="005660E1"/>
    <w:rsid w:val="0056666A"/>
    <w:rsid w:val="00566D5E"/>
    <w:rsid w:val="00566E8E"/>
    <w:rsid w:val="00566F78"/>
    <w:rsid w:val="005672C8"/>
    <w:rsid w:val="0056735D"/>
    <w:rsid w:val="005703EC"/>
    <w:rsid w:val="00571450"/>
    <w:rsid w:val="005719D0"/>
    <w:rsid w:val="00571D80"/>
    <w:rsid w:val="00572725"/>
    <w:rsid w:val="00574C37"/>
    <w:rsid w:val="00574EBA"/>
    <w:rsid w:val="00575BA0"/>
    <w:rsid w:val="00576117"/>
    <w:rsid w:val="005770EA"/>
    <w:rsid w:val="00577C6F"/>
    <w:rsid w:val="00577D5D"/>
    <w:rsid w:val="00577F9F"/>
    <w:rsid w:val="0058045D"/>
    <w:rsid w:val="00580759"/>
    <w:rsid w:val="00580CD7"/>
    <w:rsid w:val="00580FB7"/>
    <w:rsid w:val="0058156D"/>
    <w:rsid w:val="00581823"/>
    <w:rsid w:val="0058274E"/>
    <w:rsid w:val="00582785"/>
    <w:rsid w:val="00582C58"/>
    <w:rsid w:val="00583010"/>
    <w:rsid w:val="00583ECD"/>
    <w:rsid w:val="005841BC"/>
    <w:rsid w:val="0058568B"/>
    <w:rsid w:val="0058570E"/>
    <w:rsid w:val="005861EB"/>
    <w:rsid w:val="00586342"/>
    <w:rsid w:val="00586FAF"/>
    <w:rsid w:val="00587130"/>
    <w:rsid w:val="005871F8"/>
    <w:rsid w:val="00587739"/>
    <w:rsid w:val="005878F3"/>
    <w:rsid w:val="00590ECF"/>
    <w:rsid w:val="00591A08"/>
    <w:rsid w:val="00591CAC"/>
    <w:rsid w:val="00591E06"/>
    <w:rsid w:val="0059224A"/>
    <w:rsid w:val="0059279D"/>
    <w:rsid w:val="005946D4"/>
    <w:rsid w:val="00594D9D"/>
    <w:rsid w:val="00594F9B"/>
    <w:rsid w:val="0059500C"/>
    <w:rsid w:val="005953BC"/>
    <w:rsid w:val="00595492"/>
    <w:rsid w:val="0059574E"/>
    <w:rsid w:val="005958B2"/>
    <w:rsid w:val="0059640E"/>
    <w:rsid w:val="00596E13"/>
    <w:rsid w:val="00596EE7"/>
    <w:rsid w:val="00597F74"/>
    <w:rsid w:val="00597FCB"/>
    <w:rsid w:val="005A0F0E"/>
    <w:rsid w:val="005A154C"/>
    <w:rsid w:val="005A1868"/>
    <w:rsid w:val="005A1BD8"/>
    <w:rsid w:val="005A298E"/>
    <w:rsid w:val="005A2B99"/>
    <w:rsid w:val="005A3202"/>
    <w:rsid w:val="005A32B8"/>
    <w:rsid w:val="005A352A"/>
    <w:rsid w:val="005A37C9"/>
    <w:rsid w:val="005A3D6E"/>
    <w:rsid w:val="005A4015"/>
    <w:rsid w:val="005A4405"/>
    <w:rsid w:val="005A4D91"/>
    <w:rsid w:val="005A51DF"/>
    <w:rsid w:val="005A593D"/>
    <w:rsid w:val="005A5A26"/>
    <w:rsid w:val="005A6524"/>
    <w:rsid w:val="005A6CCC"/>
    <w:rsid w:val="005A7065"/>
    <w:rsid w:val="005A7C1E"/>
    <w:rsid w:val="005A7C53"/>
    <w:rsid w:val="005A7D5F"/>
    <w:rsid w:val="005A7FD8"/>
    <w:rsid w:val="005B0301"/>
    <w:rsid w:val="005B0FD5"/>
    <w:rsid w:val="005B189C"/>
    <w:rsid w:val="005B247D"/>
    <w:rsid w:val="005B2E43"/>
    <w:rsid w:val="005B3152"/>
    <w:rsid w:val="005B47B4"/>
    <w:rsid w:val="005B47FA"/>
    <w:rsid w:val="005B50C0"/>
    <w:rsid w:val="005B58F7"/>
    <w:rsid w:val="005B6378"/>
    <w:rsid w:val="005B66C9"/>
    <w:rsid w:val="005B7676"/>
    <w:rsid w:val="005B7EE9"/>
    <w:rsid w:val="005C03C0"/>
    <w:rsid w:val="005C04EE"/>
    <w:rsid w:val="005C0C6E"/>
    <w:rsid w:val="005C11F7"/>
    <w:rsid w:val="005C1AFD"/>
    <w:rsid w:val="005C2CA0"/>
    <w:rsid w:val="005C3612"/>
    <w:rsid w:val="005C3DC8"/>
    <w:rsid w:val="005C43A4"/>
    <w:rsid w:val="005C4888"/>
    <w:rsid w:val="005C57F0"/>
    <w:rsid w:val="005C699B"/>
    <w:rsid w:val="005C6AEF"/>
    <w:rsid w:val="005C6C72"/>
    <w:rsid w:val="005C7875"/>
    <w:rsid w:val="005C79D8"/>
    <w:rsid w:val="005C79F9"/>
    <w:rsid w:val="005C7AEC"/>
    <w:rsid w:val="005D12AA"/>
    <w:rsid w:val="005D203D"/>
    <w:rsid w:val="005D2281"/>
    <w:rsid w:val="005D29DE"/>
    <w:rsid w:val="005D2CA8"/>
    <w:rsid w:val="005D3970"/>
    <w:rsid w:val="005D3979"/>
    <w:rsid w:val="005D4395"/>
    <w:rsid w:val="005D43E8"/>
    <w:rsid w:val="005D4C0E"/>
    <w:rsid w:val="005D4E18"/>
    <w:rsid w:val="005D5A69"/>
    <w:rsid w:val="005D5C33"/>
    <w:rsid w:val="005D6778"/>
    <w:rsid w:val="005D7015"/>
    <w:rsid w:val="005D7923"/>
    <w:rsid w:val="005D79C3"/>
    <w:rsid w:val="005D7F6C"/>
    <w:rsid w:val="005D7F72"/>
    <w:rsid w:val="005E00AE"/>
    <w:rsid w:val="005E20CF"/>
    <w:rsid w:val="005E2B37"/>
    <w:rsid w:val="005E300D"/>
    <w:rsid w:val="005E36F6"/>
    <w:rsid w:val="005E376B"/>
    <w:rsid w:val="005E39C7"/>
    <w:rsid w:val="005E48BF"/>
    <w:rsid w:val="005E5206"/>
    <w:rsid w:val="005E598C"/>
    <w:rsid w:val="005E5A3F"/>
    <w:rsid w:val="005E5E50"/>
    <w:rsid w:val="005E7642"/>
    <w:rsid w:val="005E77BB"/>
    <w:rsid w:val="005E792B"/>
    <w:rsid w:val="005F01F1"/>
    <w:rsid w:val="005F079C"/>
    <w:rsid w:val="005F1238"/>
    <w:rsid w:val="005F1899"/>
    <w:rsid w:val="005F19E3"/>
    <w:rsid w:val="005F1D5F"/>
    <w:rsid w:val="005F258C"/>
    <w:rsid w:val="005F25E5"/>
    <w:rsid w:val="005F2808"/>
    <w:rsid w:val="005F2B06"/>
    <w:rsid w:val="005F2B12"/>
    <w:rsid w:val="005F2BFD"/>
    <w:rsid w:val="005F2DD4"/>
    <w:rsid w:val="005F419B"/>
    <w:rsid w:val="005F4430"/>
    <w:rsid w:val="005F4B1C"/>
    <w:rsid w:val="005F5950"/>
    <w:rsid w:val="005F656A"/>
    <w:rsid w:val="005F68A8"/>
    <w:rsid w:val="005F6A32"/>
    <w:rsid w:val="005F6B02"/>
    <w:rsid w:val="005F7EE1"/>
    <w:rsid w:val="005F7F54"/>
    <w:rsid w:val="00600A53"/>
    <w:rsid w:val="00601464"/>
    <w:rsid w:val="006022D5"/>
    <w:rsid w:val="00602EFE"/>
    <w:rsid w:val="006030C5"/>
    <w:rsid w:val="00603398"/>
    <w:rsid w:val="00603DA3"/>
    <w:rsid w:val="00603F1B"/>
    <w:rsid w:val="006047F6"/>
    <w:rsid w:val="00604E53"/>
    <w:rsid w:val="00604EC6"/>
    <w:rsid w:val="0060523E"/>
    <w:rsid w:val="0060528F"/>
    <w:rsid w:val="00605E2A"/>
    <w:rsid w:val="006076C0"/>
    <w:rsid w:val="006077E0"/>
    <w:rsid w:val="00607AD9"/>
    <w:rsid w:val="00607F57"/>
    <w:rsid w:val="00610668"/>
    <w:rsid w:val="00610734"/>
    <w:rsid w:val="006111A8"/>
    <w:rsid w:val="006123DF"/>
    <w:rsid w:val="0061265A"/>
    <w:rsid w:val="00612AE9"/>
    <w:rsid w:val="00612C62"/>
    <w:rsid w:val="00614286"/>
    <w:rsid w:val="0061476D"/>
    <w:rsid w:val="0061477D"/>
    <w:rsid w:val="0061499C"/>
    <w:rsid w:val="00614CE8"/>
    <w:rsid w:val="0061544A"/>
    <w:rsid w:val="0061563F"/>
    <w:rsid w:val="00615A11"/>
    <w:rsid w:val="00616A02"/>
    <w:rsid w:val="00616DB9"/>
    <w:rsid w:val="00616E00"/>
    <w:rsid w:val="00616FE4"/>
    <w:rsid w:val="0061711D"/>
    <w:rsid w:val="006177DE"/>
    <w:rsid w:val="006178B6"/>
    <w:rsid w:val="00617D1A"/>
    <w:rsid w:val="006202E5"/>
    <w:rsid w:val="00620AEE"/>
    <w:rsid w:val="00620E55"/>
    <w:rsid w:val="00621254"/>
    <w:rsid w:val="00621D06"/>
    <w:rsid w:val="00621D7C"/>
    <w:rsid w:val="006235D3"/>
    <w:rsid w:val="00624CA6"/>
    <w:rsid w:val="00625229"/>
    <w:rsid w:val="0062624C"/>
    <w:rsid w:val="006266D4"/>
    <w:rsid w:val="006269E9"/>
    <w:rsid w:val="00626A70"/>
    <w:rsid w:val="00627673"/>
    <w:rsid w:val="00627AF8"/>
    <w:rsid w:val="00627EA6"/>
    <w:rsid w:val="006300DD"/>
    <w:rsid w:val="00630122"/>
    <w:rsid w:val="006302CA"/>
    <w:rsid w:val="00630448"/>
    <w:rsid w:val="00630573"/>
    <w:rsid w:val="0063061C"/>
    <w:rsid w:val="00630B03"/>
    <w:rsid w:val="00630E4B"/>
    <w:rsid w:val="0063154D"/>
    <w:rsid w:val="00631C08"/>
    <w:rsid w:val="00632033"/>
    <w:rsid w:val="006325A4"/>
    <w:rsid w:val="006325DA"/>
    <w:rsid w:val="00632BA0"/>
    <w:rsid w:val="00633AD2"/>
    <w:rsid w:val="00633F13"/>
    <w:rsid w:val="006351FF"/>
    <w:rsid w:val="00635411"/>
    <w:rsid w:val="00636794"/>
    <w:rsid w:val="00636806"/>
    <w:rsid w:val="00636835"/>
    <w:rsid w:val="00637A95"/>
    <w:rsid w:val="00637C3B"/>
    <w:rsid w:val="00637EC3"/>
    <w:rsid w:val="006402C8"/>
    <w:rsid w:val="00641912"/>
    <w:rsid w:val="00641969"/>
    <w:rsid w:val="00641D70"/>
    <w:rsid w:val="0064255E"/>
    <w:rsid w:val="00642A95"/>
    <w:rsid w:val="00643357"/>
    <w:rsid w:val="0064446A"/>
    <w:rsid w:val="00646ECE"/>
    <w:rsid w:val="00647059"/>
    <w:rsid w:val="0064761E"/>
    <w:rsid w:val="006500DD"/>
    <w:rsid w:val="0065049B"/>
    <w:rsid w:val="0065050F"/>
    <w:rsid w:val="00650B48"/>
    <w:rsid w:val="00651240"/>
    <w:rsid w:val="006513EA"/>
    <w:rsid w:val="00651D6F"/>
    <w:rsid w:val="006522AB"/>
    <w:rsid w:val="00652B49"/>
    <w:rsid w:val="00653139"/>
    <w:rsid w:val="006534CA"/>
    <w:rsid w:val="00653912"/>
    <w:rsid w:val="00653B1D"/>
    <w:rsid w:val="00654070"/>
    <w:rsid w:val="00654C8D"/>
    <w:rsid w:val="006556F3"/>
    <w:rsid w:val="00656156"/>
    <w:rsid w:val="006561CD"/>
    <w:rsid w:val="006561D8"/>
    <w:rsid w:val="0065638B"/>
    <w:rsid w:val="00656417"/>
    <w:rsid w:val="006568AC"/>
    <w:rsid w:val="006570B7"/>
    <w:rsid w:val="0065739E"/>
    <w:rsid w:val="00657EFF"/>
    <w:rsid w:val="00660438"/>
    <w:rsid w:val="006606B2"/>
    <w:rsid w:val="0066162C"/>
    <w:rsid w:val="006620CF"/>
    <w:rsid w:val="0066211A"/>
    <w:rsid w:val="006624C9"/>
    <w:rsid w:val="00663134"/>
    <w:rsid w:val="0066343E"/>
    <w:rsid w:val="006635B5"/>
    <w:rsid w:val="006636BB"/>
    <w:rsid w:val="00664C6E"/>
    <w:rsid w:val="006650AB"/>
    <w:rsid w:val="006653C2"/>
    <w:rsid w:val="0066579D"/>
    <w:rsid w:val="00665B98"/>
    <w:rsid w:val="006663B7"/>
    <w:rsid w:val="00666481"/>
    <w:rsid w:val="0066693E"/>
    <w:rsid w:val="00666940"/>
    <w:rsid w:val="006669A3"/>
    <w:rsid w:val="00666EFA"/>
    <w:rsid w:val="00666F26"/>
    <w:rsid w:val="0066709F"/>
    <w:rsid w:val="006672F2"/>
    <w:rsid w:val="006675D8"/>
    <w:rsid w:val="006705CA"/>
    <w:rsid w:val="00670E5E"/>
    <w:rsid w:val="00671A1E"/>
    <w:rsid w:val="006723FA"/>
    <w:rsid w:val="006739F9"/>
    <w:rsid w:val="00674466"/>
    <w:rsid w:val="00674D6E"/>
    <w:rsid w:val="006768A3"/>
    <w:rsid w:val="00676B71"/>
    <w:rsid w:val="00676B76"/>
    <w:rsid w:val="00676F87"/>
    <w:rsid w:val="0067712F"/>
    <w:rsid w:val="00677286"/>
    <w:rsid w:val="00677431"/>
    <w:rsid w:val="00677A5C"/>
    <w:rsid w:val="00677B79"/>
    <w:rsid w:val="00677CB9"/>
    <w:rsid w:val="006800EB"/>
    <w:rsid w:val="00680C0E"/>
    <w:rsid w:val="00680E80"/>
    <w:rsid w:val="00680FA2"/>
    <w:rsid w:val="006811E4"/>
    <w:rsid w:val="0068125F"/>
    <w:rsid w:val="0068150C"/>
    <w:rsid w:val="00681F2A"/>
    <w:rsid w:val="00682B3F"/>
    <w:rsid w:val="00683B84"/>
    <w:rsid w:val="00683E8F"/>
    <w:rsid w:val="0068414D"/>
    <w:rsid w:val="0068467D"/>
    <w:rsid w:val="006848BB"/>
    <w:rsid w:val="00684AC3"/>
    <w:rsid w:val="0068531B"/>
    <w:rsid w:val="0068531D"/>
    <w:rsid w:val="00686440"/>
    <w:rsid w:val="006864C3"/>
    <w:rsid w:val="00686963"/>
    <w:rsid w:val="0068740E"/>
    <w:rsid w:val="00687CE6"/>
    <w:rsid w:val="00687E3B"/>
    <w:rsid w:val="00690042"/>
    <w:rsid w:val="00691081"/>
    <w:rsid w:val="00691087"/>
    <w:rsid w:val="00691736"/>
    <w:rsid w:val="006926B2"/>
    <w:rsid w:val="0069294D"/>
    <w:rsid w:val="00692B5B"/>
    <w:rsid w:val="00692BC8"/>
    <w:rsid w:val="00692FDB"/>
    <w:rsid w:val="006937A7"/>
    <w:rsid w:val="006940DA"/>
    <w:rsid w:val="00694BB9"/>
    <w:rsid w:val="00694C0D"/>
    <w:rsid w:val="0069509D"/>
    <w:rsid w:val="00695A53"/>
    <w:rsid w:val="00695F74"/>
    <w:rsid w:val="00696335"/>
    <w:rsid w:val="006963BB"/>
    <w:rsid w:val="00696D0A"/>
    <w:rsid w:val="00696ECC"/>
    <w:rsid w:val="006A080E"/>
    <w:rsid w:val="006A114C"/>
    <w:rsid w:val="006A13DF"/>
    <w:rsid w:val="006A1B04"/>
    <w:rsid w:val="006A2E5D"/>
    <w:rsid w:val="006A2FBA"/>
    <w:rsid w:val="006A339D"/>
    <w:rsid w:val="006A350F"/>
    <w:rsid w:val="006A39C5"/>
    <w:rsid w:val="006A3C30"/>
    <w:rsid w:val="006A40F5"/>
    <w:rsid w:val="006A4B6B"/>
    <w:rsid w:val="006A4DEE"/>
    <w:rsid w:val="006A546E"/>
    <w:rsid w:val="006A54B0"/>
    <w:rsid w:val="006A5F42"/>
    <w:rsid w:val="006A6489"/>
    <w:rsid w:val="006A6777"/>
    <w:rsid w:val="006A69A5"/>
    <w:rsid w:val="006A6BC7"/>
    <w:rsid w:val="006A7211"/>
    <w:rsid w:val="006A72CB"/>
    <w:rsid w:val="006A7755"/>
    <w:rsid w:val="006A7777"/>
    <w:rsid w:val="006A7B04"/>
    <w:rsid w:val="006A7FFE"/>
    <w:rsid w:val="006B05C7"/>
    <w:rsid w:val="006B08CA"/>
    <w:rsid w:val="006B08E1"/>
    <w:rsid w:val="006B09A5"/>
    <w:rsid w:val="006B11D3"/>
    <w:rsid w:val="006B11EB"/>
    <w:rsid w:val="006B144A"/>
    <w:rsid w:val="006B1627"/>
    <w:rsid w:val="006B1E83"/>
    <w:rsid w:val="006B2CD4"/>
    <w:rsid w:val="006B338D"/>
    <w:rsid w:val="006B365C"/>
    <w:rsid w:val="006B380A"/>
    <w:rsid w:val="006B3CB9"/>
    <w:rsid w:val="006B3ED7"/>
    <w:rsid w:val="006B4C91"/>
    <w:rsid w:val="006B522F"/>
    <w:rsid w:val="006B56EA"/>
    <w:rsid w:val="006B5861"/>
    <w:rsid w:val="006B59FB"/>
    <w:rsid w:val="006B60DE"/>
    <w:rsid w:val="006B6B59"/>
    <w:rsid w:val="006C00DC"/>
    <w:rsid w:val="006C0AB2"/>
    <w:rsid w:val="006C0DEA"/>
    <w:rsid w:val="006C154D"/>
    <w:rsid w:val="006C168F"/>
    <w:rsid w:val="006C19F4"/>
    <w:rsid w:val="006C20AA"/>
    <w:rsid w:val="006C24F6"/>
    <w:rsid w:val="006C26A2"/>
    <w:rsid w:val="006C2731"/>
    <w:rsid w:val="006C293E"/>
    <w:rsid w:val="006C2C9E"/>
    <w:rsid w:val="006C2F2B"/>
    <w:rsid w:val="006C363C"/>
    <w:rsid w:val="006C3D07"/>
    <w:rsid w:val="006C3D84"/>
    <w:rsid w:val="006C4260"/>
    <w:rsid w:val="006C4ADF"/>
    <w:rsid w:val="006C4CC4"/>
    <w:rsid w:val="006C511B"/>
    <w:rsid w:val="006C5162"/>
    <w:rsid w:val="006C5223"/>
    <w:rsid w:val="006C5DAD"/>
    <w:rsid w:val="006C70C4"/>
    <w:rsid w:val="006C75C0"/>
    <w:rsid w:val="006C7EA0"/>
    <w:rsid w:val="006D0AB2"/>
    <w:rsid w:val="006D12AC"/>
    <w:rsid w:val="006D1327"/>
    <w:rsid w:val="006D29A9"/>
    <w:rsid w:val="006D32D5"/>
    <w:rsid w:val="006D3782"/>
    <w:rsid w:val="006D3BBF"/>
    <w:rsid w:val="006D3DD0"/>
    <w:rsid w:val="006D43EC"/>
    <w:rsid w:val="006D4E10"/>
    <w:rsid w:val="006D4F23"/>
    <w:rsid w:val="006D561B"/>
    <w:rsid w:val="006D5B11"/>
    <w:rsid w:val="006D68D3"/>
    <w:rsid w:val="006D6EEC"/>
    <w:rsid w:val="006D6FD9"/>
    <w:rsid w:val="006D7137"/>
    <w:rsid w:val="006D7270"/>
    <w:rsid w:val="006D7B03"/>
    <w:rsid w:val="006E09FB"/>
    <w:rsid w:val="006E1B24"/>
    <w:rsid w:val="006E26E7"/>
    <w:rsid w:val="006E36E3"/>
    <w:rsid w:val="006E37FA"/>
    <w:rsid w:val="006E41A4"/>
    <w:rsid w:val="006E4355"/>
    <w:rsid w:val="006E452C"/>
    <w:rsid w:val="006E49D7"/>
    <w:rsid w:val="006E4ADF"/>
    <w:rsid w:val="006E4B89"/>
    <w:rsid w:val="006E4F39"/>
    <w:rsid w:val="006E5213"/>
    <w:rsid w:val="006E53FF"/>
    <w:rsid w:val="006E5409"/>
    <w:rsid w:val="006E6541"/>
    <w:rsid w:val="006E66C7"/>
    <w:rsid w:val="006E67AA"/>
    <w:rsid w:val="006F0285"/>
    <w:rsid w:val="006F02B9"/>
    <w:rsid w:val="006F072B"/>
    <w:rsid w:val="006F096F"/>
    <w:rsid w:val="006F0A1C"/>
    <w:rsid w:val="006F0B04"/>
    <w:rsid w:val="006F0E63"/>
    <w:rsid w:val="006F20A2"/>
    <w:rsid w:val="006F23D2"/>
    <w:rsid w:val="006F26B6"/>
    <w:rsid w:val="006F3F50"/>
    <w:rsid w:val="006F4C0E"/>
    <w:rsid w:val="006F5073"/>
    <w:rsid w:val="006F5CEB"/>
    <w:rsid w:val="006F6143"/>
    <w:rsid w:val="006F6808"/>
    <w:rsid w:val="006F6DE2"/>
    <w:rsid w:val="006F72A2"/>
    <w:rsid w:val="006F7659"/>
    <w:rsid w:val="006F7CB5"/>
    <w:rsid w:val="007000CD"/>
    <w:rsid w:val="0070039B"/>
    <w:rsid w:val="00700881"/>
    <w:rsid w:val="0070101D"/>
    <w:rsid w:val="00701105"/>
    <w:rsid w:val="00702ABD"/>
    <w:rsid w:val="00702D60"/>
    <w:rsid w:val="00702EDF"/>
    <w:rsid w:val="00702FBA"/>
    <w:rsid w:val="0070300C"/>
    <w:rsid w:val="00703BCE"/>
    <w:rsid w:val="00704288"/>
    <w:rsid w:val="0070484B"/>
    <w:rsid w:val="00704858"/>
    <w:rsid w:val="00704CBF"/>
    <w:rsid w:val="00705259"/>
    <w:rsid w:val="007056FE"/>
    <w:rsid w:val="0070570D"/>
    <w:rsid w:val="00706081"/>
    <w:rsid w:val="0070639C"/>
    <w:rsid w:val="00706A8D"/>
    <w:rsid w:val="007071C9"/>
    <w:rsid w:val="0070762B"/>
    <w:rsid w:val="00707681"/>
    <w:rsid w:val="007079A2"/>
    <w:rsid w:val="00707A5F"/>
    <w:rsid w:val="00707DDF"/>
    <w:rsid w:val="0071006D"/>
    <w:rsid w:val="00710A66"/>
    <w:rsid w:val="00710CCD"/>
    <w:rsid w:val="00710D0D"/>
    <w:rsid w:val="00711E24"/>
    <w:rsid w:val="007121E2"/>
    <w:rsid w:val="00712509"/>
    <w:rsid w:val="00712749"/>
    <w:rsid w:val="0071326B"/>
    <w:rsid w:val="00713844"/>
    <w:rsid w:val="00713D5C"/>
    <w:rsid w:val="00714341"/>
    <w:rsid w:val="00714A39"/>
    <w:rsid w:val="00715382"/>
    <w:rsid w:val="00715577"/>
    <w:rsid w:val="00715CD6"/>
    <w:rsid w:val="007166D0"/>
    <w:rsid w:val="0071689C"/>
    <w:rsid w:val="0071736B"/>
    <w:rsid w:val="00717377"/>
    <w:rsid w:val="007205D3"/>
    <w:rsid w:val="007209E1"/>
    <w:rsid w:val="007211F4"/>
    <w:rsid w:val="00721D1B"/>
    <w:rsid w:val="007231A7"/>
    <w:rsid w:val="007231D8"/>
    <w:rsid w:val="007249E2"/>
    <w:rsid w:val="00726902"/>
    <w:rsid w:val="00727357"/>
    <w:rsid w:val="00727A9A"/>
    <w:rsid w:val="00727D3D"/>
    <w:rsid w:val="00730107"/>
    <w:rsid w:val="00731072"/>
    <w:rsid w:val="00731734"/>
    <w:rsid w:val="00732109"/>
    <w:rsid w:val="007324DD"/>
    <w:rsid w:val="00732F98"/>
    <w:rsid w:val="00732FF1"/>
    <w:rsid w:val="007332B1"/>
    <w:rsid w:val="0073435A"/>
    <w:rsid w:val="007343ED"/>
    <w:rsid w:val="00735F6D"/>
    <w:rsid w:val="00737599"/>
    <w:rsid w:val="00737A2D"/>
    <w:rsid w:val="00737D5F"/>
    <w:rsid w:val="00740660"/>
    <w:rsid w:val="0074188A"/>
    <w:rsid w:val="0074193C"/>
    <w:rsid w:val="007420F1"/>
    <w:rsid w:val="007425EF"/>
    <w:rsid w:val="0074354B"/>
    <w:rsid w:val="0074365E"/>
    <w:rsid w:val="00743778"/>
    <w:rsid w:val="007451EE"/>
    <w:rsid w:val="0074527E"/>
    <w:rsid w:val="00746A78"/>
    <w:rsid w:val="00747C96"/>
    <w:rsid w:val="00747FDC"/>
    <w:rsid w:val="00751391"/>
    <w:rsid w:val="0075140C"/>
    <w:rsid w:val="0075288F"/>
    <w:rsid w:val="007528B9"/>
    <w:rsid w:val="00752B1B"/>
    <w:rsid w:val="00752E2F"/>
    <w:rsid w:val="007534E6"/>
    <w:rsid w:val="00753B81"/>
    <w:rsid w:val="0075485B"/>
    <w:rsid w:val="00754C71"/>
    <w:rsid w:val="00754CB2"/>
    <w:rsid w:val="00754E63"/>
    <w:rsid w:val="00755A3C"/>
    <w:rsid w:val="00755D30"/>
    <w:rsid w:val="00756329"/>
    <w:rsid w:val="00757131"/>
    <w:rsid w:val="007574B1"/>
    <w:rsid w:val="007602DB"/>
    <w:rsid w:val="007605E2"/>
    <w:rsid w:val="00760F3C"/>
    <w:rsid w:val="007612FD"/>
    <w:rsid w:val="00761B3E"/>
    <w:rsid w:val="00761DD6"/>
    <w:rsid w:val="00761EDF"/>
    <w:rsid w:val="007620EE"/>
    <w:rsid w:val="0076216B"/>
    <w:rsid w:val="00763079"/>
    <w:rsid w:val="007630FD"/>
    <w:rsid w:val="0076331B"/>
    <w:rsid w:val="00763412"/>
    <w:rsid w:val="007643FF"/>
    <w:rsid w:val="00764910"/>
    <w:rsid w:val="007656FB"/>
    <w:rsid w:val="007660C3"/>
    <w:rsid w:val="007664AE"/>
    <w:rsid w:val="00766D31"/>
    <w:rsid w:val="00767276"/>
    <w:rsid w:val="00767E48"/>
    <w:rsid w:val="00767EF0"/>
    <w:rsid w:val="007707CF"/>
    <w:rsid w:val="007711F3"/>
    <w:rsid w:val="007713C4"/>
    <w:rsid w:val="0077142A"/>
    <w:rsid w:val="007718E8"/>
    <w:rsid w:val="00771A34"/>
    <w:rsid w:val="00771B9B"/>
    <w:rsid w:val="0077213E"/>
    <w:rsid w:val="00772E94"/>
    <w:rsid w:val="00773285"/>
    <w:rsid w:val="00773BDE"/>
    <w:rsid w:val="00773EC4"/>
    <w:rsid w:val="00774226"/>
    <w:rsid w:val="00774323"/>
    <w:rsid w:val="0077494C"/>
    <w:rsid w:val="00774C3D"/>
    <w:rsid w:val="00774E4C"/>
    <w:rsid w:val="007752B0"/>
    <w:rsid w:val="00775B37"/>
    <w:rsid w:val="007762D0"/>
    <w:rsid w:val="0077631C"/>
    <w:rsid w:val="0077687C"/>
    <w:rsid w:val="00776F73"/>
    <w:rsid w:val="00777322"/>
    <w:rsid w:val="00777329"/>
    <w:rsid w:val="00777A8B"/>
    <w:rsid w:val="00777CE1"/>
    <w:rsid w:val="00780586"/>
    <w:rsid w:val="0078131F"/>
    <w:rsid w:val="00781347"/>
    <w:rsid w:val="007814CE"/>
    <w:rsid w:val="00781B87"/>
    <w:rsid w:val="00781DD8"/>
    <w:rsid w:val="00782006"/>
    <w:rsid w:val="00782502"/>
    <w:rsid w:val="007834EF"/>
    <w:rsid w:val="00783A92"/>
    <w:rsid w:val="00783D2A"/>
    <w:rsid w:val="00783EB0"/>
    <w:rsid w:val="00784179"/>
    <w:rsid w:val="00784688"/>
    <w:rsid w:val="00784F68"/>
    <w:rsid w:val="007861D0"/>
    <w:rsid w:val="0078697D"/>
    <w:rsid w:val="00786B66"/>
    <w:rsid w:val="007878CC"/>
    <w:rsid w:val="007901C4"/>
    <w:rsid w:val="00790392"/>
    <w:rsid w:val="007907F3"/>
    <w:rsid w:val="00790ABB"/>
    <w:rsid w:val="00790B10"/>
    <w:rsid w:val="00791290"/>
    <w:rsid w:val="007914DA"/>
    <w:rsid w:val="0079166D"/>
    <w:rsid w:val="0079263D"/>
    <w:rsid w:val="00792C48"/>
    <w:rsid w:val="00792F47"/>
    <w:rsid w:val="007934D3"/>
    <w:rsid w:val="00793B2D"/>
    <w:rsid w:val="007947B8"/>
    <w:rsid w:val="00794AC9"/>
    <w:rsid w:val="00795321"/>
    <w:rsid w:val="007956FD"/>
    <w:rsid w:val="00795907"/>
    <w:rsid w:val="00795AF9"/>
    <w:rsid w:val="00796A11"/>
    <w:rsid w:val="00796BF5"/>
    <w:rsid w:val="00797301"/>
    <w:rsid w:val="007A001C"/>
    <w:rsid w:val="007A1151"/>
    <w:rsid w:val="007A137D"/>
    <w:rsid w:val="007A1898"/>
    <w:rsid w:val="007A1BE5"/>
    <w:rsid w:val="007A229C"/>
    <w:rsid w:val="007A2ADB"/>
    <w:rsid w:val="007A2E07"/>
    <w:rsid w:val="007A32CA"/>
    <w:rsid w:val="007A3599"/>
    <w:rsid w:val="007A3D0A"/>
    <w:rsid w:val="007A3D9C"/>
    <w:rsid w:val="007A3E0E"/>
    <w:rsid w:val="007A4D22"/>
    <w:rsid w:val="007A4E06"/>
    <w:rsid w:val="007A5A05"/>
    <w:rsid w:val="007A5CAB"/>
    <w:rsid w:val="007A5FBF"/>
    <w:rsid w:val="007A608D"/>
    <w:rsid w:val="007A66F1"/>
    <w:rsid w:val="007A6A31"/>
    <w:rsid w:val="007A7321"/>
    <w:rsid w:val="007A7A38"/>
    <w:rsid w:val="007A7CCD"/>
    <w:rsid w:val="007A7E1E"/>
    <w:rsid w:val="007B1163"/>
    <w:rsid w:val="007B15CC"/>
    <w:rsid w:val="007B1880"/>
    <w:rsid w:val="007B1EF8"/>
    <w:rsid w:val="007B1F77"/>
    <w:rsid w:val="007B2302"/>
    <w:rsid w:val="007B25A6"/>
    <w:rsid w:val="007B2D44"/>
    <w:rsid w:val="007B32A5"/>
    <w:rsid w:val="007B3481"/>
    <w:rsid w:val="007B3CDB"/>
    <w:rsid w:val="007B44B5"/>
    <w:rsid w:val="007B4635"/>
    <w:rsid w:val="007B4B37"/>
    <w:rsid w:val="007B4F82"/>
    <w:rsid w:val="007B5FCA"/>
    <w:rsid w:val="007B6433"/>
    <w:rsid w:val="007B674B"/>
    <w:rsid w:val="007B6899"/>
    <w:rsid w:val="007B7CB2"/>
    <w:rsid w:val="007B7DFB"/>
    <w:rsid w:val="007B7E39"/>
    <w:rsid w:val="007C038F"/>
    <w:rsid w:val="007C05F4"/>
    <w:rsid w:val="007C06A1"/>
    <w:rsid w:val="007C215A"/>
    <w:rsid w:val="007C270D"/>
    <w:rsid w:val="007C2D0F"/>
    <w:rsid w:val="007C30CC"/>
    <w:rsid w:val="007C30E4"/>
    <w:rsid w:val="007C335A"/>
    <w:rsid w:val="007C390E"/>
    <w:rsid w:val="007C3923"/>
    <w:rsid w:val="007C40B7"/>
    <w:rsid w:val="007C40E0"/>
    <w:rsid w:val="007C41BA"/>
    <w:rsid w:val="007C4355"/>
    <w:rsid w:val="007C4866"/>
    <w:rsid w:val="007C4868"/>
    <w:rsid w:val="007C4FFD"/>
    <w:rsid w:val="007C66A1"/>
    <w:rsid w:val="007C6CBB"/>
    <w:rsid w:val="007C6FCA"/>
    <w:rsid w:val="007C78C8"/>
    <w:rsid w:val="007C79E3"/>
    <w:rsid w:val="007C7D21"/>
    <w:rsid w:val="007D06D7"/>
    <w:rsid w:val="007D076F"/>
    <w:rsid w:val="007D0AC7"/>
    <w:rsid w:val="007D161B"/>
    <w:rsid w:val="007D1AED"/>
    <w:rsid w:val="007D21E1"/>
    <w:rsid w:val="007D2C73"/>
    <w:rsid w:val="007D2DDB"/>
    <w:rsid w:val="007D3508"/>
    <w:rsid w:val="007D3807"/>
    <w:rsid w:val="007D46A5"/>
    <w:rsid w:val="007D46B5"/>
    <w:rsid w:val="007D4877"/>
    <w:rsid w:val="007D4A73"/>
    <w:rsid w:val="007D53B1"/>
    <w:rsid w:val="007D5DA5"/>
    <w:rsid w:val="007D60FC"/>
    <w:rsid w:val="007D6633"/>
    <w:rsid w:val="007D66CE"/>
    <w:rsid w:val="007D7B42"/>
    <w:rsid w:val="007D7E0B"/>
    <w:rsid w:val="007D7F3F"/>
    <w:rsid w:val="007E0319"/>
    <w:rsid w:val="007E0907"/>
    <w:rsid w:val="007E0AEE"/>
    <w:rsid w:val="007E10D5"/>
    <w:rsid w:val="007E12F3"/>
    <w:rsid w:val="007E1401"/>
    <w:rsid w:val="007E1629"/>
    <w:rsid w:val="007E238A"/>
    <w:rsid w:val="007E24E9"/>
    <w:rsid w:val="007E2D52"/>
    <w:rsid w:val="007E322E"/>
    <w:rsid w:val="007E35AD"/>
    <w:rsid w:val="007E38FC"/>
    <w:rsid w:val="007E41ED"/>
    <w:rsid w:val="007E42F7"/>
    <w:rsid w:val="007E4CEE"/>
    <w:rsid w:val="007E4F6E"/>
    <w:rsid w:val="007E5332"/>
    <w:rsid w:val="007E584A"/>
    <w:rsid w:val="007E585F"/>
    <w:rsid w:val="007E5B9E"/>
    <w:rsid w:val="007E6185"/>
    <w:rsid w:val="007E6839"/>
    <w:rsid w:val="007E6D14"/>
    <w:rsid w:val="007E6E81"/>
    <w:rsid w:val="007E6EDE"/>
    <w:rsid w:val="007E70EF"/>
    <w:rsid w:val="007E7299"/>
    <w:rsid w:val="007E73DA"/>
    <w:rsid w:val="007E7AD1"/>
    <w:rsid w:val="007F001A"/>
    <w:rsid w:val="007F01B2"/>
    <w:rsid w:val="007F024A"/>
    <w:rsid w:val="007F0E70"/>
    <w:rsid w:val="007F106E"/>
    <w:rsid w:val="007F10D2"/>
    <w:rsid w:val="007F1189"/>
    <w:rsid w:val="007F1F31"/>
    <w:rsid w:val="007F202D"/>
    <w:rsid w:val="007F2182"/>
    <w:rsid w:val="007F2446"/>
    <w:rsid w:val="007F299E"/>
    <w:rsid w:val="007F2B67"/>
    <w:rsid w:val="007F2CC7"/>
    <w:rsid w:val="007F3264"/>
    <w:rsid w:val="007F4306"/>
    <w:rsid w:val="007F454C"/>
    <w:rsid w:val="007F4990"/>
    <w:rsid w:val="007F4C76"/>
    <w:rsid w:val="007F590B"/>
    <w:rsid w:val="007F6821"/>
    <w:rsid w:val="007F6C6C"/>
    <w:rsid w:val="007F77A4"/>
    <w:rsid w:val="007F78E0"/>
    <w:rsid w:val="007F7B7F"/>
    <w:rsid w:val="008001A7"/>
    <w:rsid w:val="00800407"/>
    <w:rsid w:val="0080238D"/>
    <w:rsid w:val="0080242E"/>
    <w:rsid w:val="008035D1"/>
    <w:rsid w:val="008048CA"/>
    <w:rsid w:val="00805001"/>
    <w:rsid w:val="0080593E"/>
    <w:rsid w:val="00806344"/>
    <w:rsid w:val="00806494"/>
    <w:rsid w:val="00806904"/>
    <w:rsid w:val="00807F4B"/>
    <w:rsid w:val="008107C4"/>
    <w:rsid w:val="008108C8"/>
    <w:rsid w:val="0081119B"/>
    <w:rsid w:val="00811211"/>
    <w:rsid w:val="00811D88"/>
    <w:rsid w:val="00811F7A"/>
    <w:rsid w:val="0081240D"/>
    <w:rsid w:val="00812987"/>
    <w:rsid w:val="00812B45"/>
    <w:rsid w:val="00813326"/>
    <w:rsid w:val="0081348A"/>
    <w:rsid w:val="0081379F"/>
    <w:rsid w:val="00814B3C"/>
    <w:rsid w:val="008163CD"/>
    <w:rsid w:val="008164E7"/>
    <w:rsid w:val="008164E8"/>
    <w:rsid w:val="00816EF9"/>
    <w:rsid w:val="00817F16"/>
    <w:rsid w:val="00820984"/>
    <w:rsid w:val="00820E5A"/>
    <w:rsid w:val="00820FD6"/>
    <w:rsid w:val="00821145"/>
    <w:rsid w:val="00821817"/>
    <w:rsid w:val="00821F25"/>
    <w:rsid w:val="008224A2"/>
    <w:rsid w:val="00822895"/>
    <w:rsid w:val="00823119"/>
    <w:rsid w:val="00823A0C"/>
    <w:rsid w:val="00823AC9"/>
    <w:rsid w:val="00823BE9"/>
    <w:rsid w:val="00823D8E"/>
    <w:rsid w:val="0082409C"/>
    <w:rsid w:val="00824322"/>
    <w:rsid w:val="0082601D"/>
    <w:rsid w:val="00826842"/>
    <w:rsid w:val="00827957"/>
    <w:rsid w:val="00830353"/>
    <w:rsid w:val="00830EB0"/>
    <w:rsid w:val="008310CA"/>
    <w:rsid w:val="0083117D"/>
    <w:rsid w:val="0083157C"/>
    <w:rsid w:val="00831670"/>
    <w:rsid w:val="008319C8"/>
    <w:rsid w:val="00831E2F"/>
    <w:rsid w:val="008322DA"/>
    <w:rsid w:val="00832810"/>
    <w:rsid w:val="00832AE0"/>
    <w:rsid w:val="00833386"/>
    <w:rsid w:val="00833A73"/>
    <w:rsid w:val="00833B78"/>
    <w:rsid w:val="00833C08"/>
    <w:rsid w:val="0083492C"/>
    <w:rsid w:val="00834F64"/>
    <w:rsid w:val="008351E2"/>
    <w:rsid w:val="008361CD"/>
    <w:rsid w:val="008365DC"/>
    <w:rsid w:val="008366BE"/>
    <w:rsid w:val="00836E94"/>
    <w:rsid w:val="008405C4"/>
    <w:rsid w:val="00840A5C"/>
    <w:rsid w:val="00841390"/>
    <w:rsid w:val="00841672"/>
    <w:rsid w:val="00841EF8"/>
    <w:rsid w:val="00842467"/>
    <w:rsid w:val="008427B4"/>
    <w:rsid w:val="00842DC3"/>
    <w:rsid w:val="00843234"/>
    <w:rsid w:val="0084324B"/>
    <w:rsid w:val="008434D4"/>
    <w:rsid w:val="0084363C"/>
    <w:rsid w:val="00843CCC"/>
    <w:rsid w:val="0084432A"/>
    <w:rsid w:val="00845266"/>
    <w:rsid w:val="008456E5"/>
    <w:rsid w:val="00845960"/>
    <w:rsid w:val="00845D0C"/>
    <w:rsid w:val="008467A7"/>
    <w:rsid w:val="008470C0"/>
    <w:rsid w:val="00847AF6"/>
    <w:rsid w:val="00847BBC"/>
    <w:rsid w:val="0085022F"/>
    <w:rsid w:val="0085069D"/>
    <w:rsid w:val="00851060"/>
    <w:rsid w:val="0085197F"/>
    <w:rsid w:val="008519EE"/>
    <w:rsid w:val="00851C96"/>
    <w:rsid w:val="00851EF6"/>
    <w:rsid w:val="0085202D"/>
    <w:rsid w:val="0085295B"/>
    <w:rsid w:val="008531BB"/>
    <w:rsid w:val="00853294"/>
    <w:rsid w:val="00853C9B"/>
    <w:rsid w:val="0085416A"/>
    <w:rsid w:val="00854846"/>
    <w:rsid w:val="008549F8"/>
    <w:rsid w:val="00854B97"/>
    <w:rsid w:val="00854C96"/>
    <w:rsid w:val="008553CE"/>
    <w:rsid w:val="0085581C"/>
    <w:rsid w:val="00855BAD"/>
    <w:rsid w:val="00856052"/>
    <w:rsid w:val="008565D0"/>
    <w:rsid w:val="0085689A"/>
    <w:rsid w:val="00857A9D"/>
    <w:rsid w:val="008604C8"/>
    <w:rsid w:val="00860D8D"/>
    <w:rsid w:val="00860E16"/>
    <w:rsid w:val="00861286"/>
    <w:rsid w:val="008613DE"/>
    <w:rsid w:val="008615B5"/>
    <w:rsid w:val="00861A7F"/>
    <w:rsid w:val="00862078"/>
    <w:rsid w:val="00862942"/>
    <w:rsid w:val="00862951"/>
    <w:rsid w:val="0086308F"/>
    <w:rsid w:val="008632AF"/>
    <w:rsid w:val="00863FF9"/>
    <w:rsid w:val="00864564"/>
    <w:rsid w:val="00864C63"/>
    <w:rsid w:val="0086566D"/>
    <w:rsid w:val="00865903"/>
    <w:rsid w:val="00865E21"/>
    <w:rsid w:val="00866428"/>
    <w:rsid w:val="008674CB"/>
    <w:rsid w:val="00867776"/>
    <w:rsid w:val="008679D7"/>
    <w:rsid w:val="00867FB4"/>
    <w:rsid w:val="00870555"/>
    <w:rsid w:val="0087128B"/>
    <w:rsid w:val="00871961"/>
    <w:rsid w:val="00871D21"/>
    <w:rsid w:val="00872E0E"/>
    <w:rsid w:val="00872F90"/>
    <w:rsid w:val="008739F1"/>
    <w:rsid w:val="0087429C"/>
    <w:rsid w:val="008744EB"/>
    <w:rsid w:val="00874560"/>
    <w:rsid w:val="00874CA8"/>
    <w:rsid w:val="00875268"/>
    <w:rsid w:val="00875A26"/>
    <w:rsid w:val="008768A4"/>
    <w:rsid w:val="00876E11"/>
    <w:rsid w:val="00877C92"/>
    <w:rsid w:val="00880294"/>
    <w:rsid w:val="00880360"/>
    <w:rsid w:val="00880368"/>
    <w:rsid w:val="00880C44"/>
    <w:rsid w:val="00880F4E"/>
    <w:rsid w:val="00881676"/>
    <w:rsid w:val="00882D04"/>
    <w:rsid w:val="00883BEC"/>
    <w:rsid w:val="008842CB"/>
    <w:rsid w:val="0088474B"/>
    <w:rsid w:val="00884B74"/>
    <w:rsid w:val="00884EBE"/>
    <w:rsid w:val="00885193"/>
    <w:rsid w:val="008852B2"/>
    <w:rsid w:val="0088534A"/>
    <w:rsid w:val="00885ED8"/>
    <w:rsid w:val="00885FF1"/>
    <w:rsid w:val="008868C3"/>
    <w:rsid w:val="008876B2"/>
    <w:rsid w:val="00887753"/>
    <w:rsid w:val="008904B0"/>
    <w:rsid w:val="0089060A"/>
    <w:rsid w:val="008906D9"/>
    <w:rsid w:val="00891A85"/>
    <w:rsid w:val="00891FAA"/>
    <w:rsid w:val="00892007"/>
    <w:rsid w:val="00892565"/>
    <w:rsid w:val="00892B48"/>
    <w:rsid w:val="00893584"/>
    <w:rsid w:val="00893902"/>
    <w:rsid w:val="00893FCF"/>
    <w:rsid w:val="00894B9E"/>
    <w:rsid w:val="0089522E"/>
    <w:rsid w:val="008955C9"/>
    <w:rsid w:val="00895B64"/>
    <w:rsid w:val="00895C57"/>
    <w:rsid w:val="0089606C"/>
    <w:rsid w:val="00896506"/>
    <w:rsid w:val="008A0190"/>
    <w:rsid w:val="008A0965"/>
    <w:rsid w:val="008A0A99"/>
    <w:rsid w:val="008A0EE6"/>
    <w:rsid w:val="008A1425"/>
    <w:rsid w:val="008A25A6"/>
    <w:rsid w:val="008A3B40"/>
    <w:rsid w:val="008A4B86"/>
    <w:rsid w:val="008A515B"/>
    <w:rsid w:val="008A532E"/>
    <w:rsid w:val="008A5D2B"/>
    <w:rsid w:val="008A5DB8"/>
    <w:rsid w:val="008A6811"/>
    <w:rsid w:val="008A6F07"/>
    <w:rsid w:val="008B08B9"/>
    <w:rsid w:val="008B0E71"/>
    <w:rsid w:val="008B1376"/>
    <w:rsid w:val="008B1392"/>
    <w:rsid w:val="008B1579"/>
    <w:rsid w:val="008B1CF8"/>
    <w:rsid w:val="008B2205"/>
    <w:rsid w:val="008B3214"/>
    <w:rsid w:val="008B41E7"/>
    <w:rsid w:val="008B42DA"/>
    <w:rsid w:val="008B547E"/>
    <w:rsid w:val="008B62AA"/>
    <w:rsid w:val="008B6867"/>
    <w:rsid w:val="008B6E01"/>
    <w:rsid w:val="008C02CB"/>
    <w:rsid w:val="008C08FC"/>
    <w:rsid w:val="008C0C82"/>
    <w:rsid w:val="008C1090"/>
    <w:rsid w:val="008C123E"/>
    <w:rsid w:val="008C179D"/>
    <w:rsid w:val="008C246B"/>
    <w:rsid w:val="008C2CDA"/>
    <w:rsid w:val="008C3359"/>
    <w:rsid w:val="008C37D2"/>
    <w:rsid w:val="008C3881"/>
    <w:rsid w:val="008C4212"/>
    <w:rsid w:val="008C4E92"/>
    <w:rsid w:val="008C7CAA"/>
    <w:rsid w:val="008C7EE9"/>
    <w:rsid w:val="008D04C8"/>
    <w:rsid w:val="008D0FEB"/>
    <w:rsid w:val="008D19EB"/>
    <w:rsid w:val="008D19F0"/>
    <w:rsid w:val="008D1CBA"/>
    <w:rsid w:val="008D2950"/>
    <w:rsid w:val="008D2B57"/>
    <w:rsid w:val="008D3045"/>
    <w:rsid w:val="008D40D8"/>
    <w:rsid w:val="008D4783"/>
    <w:rsid w:val="008D4968"/>
    <w:rsid w:val="008D4A0C"/>
    <w:rsid w:val="008D4B07"/>
    <w:rsid w:val="008D50DC"/>
    <w:rsid w:val="008D5225"/>
    <w:rsid w:val="008D5922"/>
    <w:rsid w:val="008D5C13"/>
    <w:rsid w:val="008D62C2"/>
    <w:rsid w:val="008D679C"/>
    <w:rsid w:val="008D6809"/>
    <w:rsid w:val="008D6981"/>
    <w:rsid w:val="008D6E2B"/>
    <w:rsid w:val="008D792D"/>
    <w:rsid w:val="008D7D79"/>
    <w:rsid w:val="008E067A"/>
    <w:rsid w:val="008E0EA1"/>
    <w:rsid w:val="008E0F2C"/>
    <w:rsid w:val="008E1C51"/>
    <w:rsid w:val="008E2252"/>
    <w:rsid w:val="008E2A93"/>
    <w:rsid w:val="008E2BE5"/>
    <w:rsid w:val="008E2F62"/>
    <w:rsid w:val="008E31F1"/>
    <w:rsid w:val="008E3629"/>
    <w:rsid w:val="008E3663"/>
    <w:rsid w:val="008E38CF"/>
    <w:rsid w:val="008E5225"/>
    <w:rsid w:val="008E5276"/>
    <w:rsid w:val="008E5661"/>
    <w:rsid w:val="008E5FEA"/>
    <w:rsid w:val="008E68E7"/>
    <w:rsid w:val="008E6EA9"/>
    <w:rsid w:val="008E6ECA"/>
    <w:rsid w:val="008E7001"/>
    <w:rsid w:val="008E77E1"/>
    <w:rsid w:val="008E7CB9"/>
    <w:rsid w:val="008F0C1B"/>
    <w:rsid w:val="008F16DD"/>
    <w:rsid w:val="008F1994"/>
    <w:rsid w:val="008F1B4D"/>
    <w:rsid w:val="008F1F68"/>
    <w:rsid w:val="008F345A"/>
    <w:rsid w:val="008F360B"/>
    <w:rsid w:val="008F409B"/>
    <w:rsid w:val="008F45A1"/>
    <w:rsid w:val="008F64C8"/>
    <w:rsid w:val="008F7115"/>
    <w:rsid w:val="008F7714"/>
    <w:rsid w:val="00900062"/>
    <w:rsid w:val="0090031D"/>
    <w:rsid w:val="0090031F"/>
    <w:rsid w:val="0090060E"/>
    <w:rsid w:val="0090081B"/>
    <w:rsid w:val="00900932"/>
    <w:rsid w:val="009012A7"/>
    <w:rsid w:val="00901380"/>
    <w:rsid w:val="00901607"/>
    <w:rsid w:val="0090162C"/>
    <w:rsid w:val="00901812"/>
    <w:rsid w:val="00901C71"/>
    <w:rsid w:val="00901EC5"/>
    <w:rsid w:val="009028BE"/>
    <w:rsid w:val="009029E7"/>
    <w:rsid w:val="00902A0D"/>
    <w:rsid w:val="00902C2A"/>
    <w:rsid w:val="00903939"/>
    <w:rsid w:val="00903F87"/>
    <w:rsid w:val="009046A6"/>
    <w:rsid w:val="00904AC5"/>
    <w:rsid w:val="0090533F"/>
    <w:rsid w:val="009063CB"/>
    <w:rsid w:val="0090738A"/>
    <w:rsid w:val="0091007C"/>
    <w:rsid w:val="00910341"/>
    <w:rsid w:val="009103DE"/>
    <w:rsid w:val="00910869"/>
    <w:rsid w:val="00910E02"/>
    <w:rsid w:val="00910EC1"/>
    <w:rsid w:val="00910F7F"/>
    <w:rsid w:val="00912615"/>
    <w:rsid w:val="0091282E"/>
    <w:rsid w:val="00912AE5"/>
    <w:rsid w:val="00912BD8"/>
    <w:rsid w:val="00912F9C"/>
    <w:rsid w:val="009131AE"/>
    <w:rsid w:val="00913276"/>
    <w:rsid w:val="009134AB"/>
    <w:rsid w:val="0091460F"/>
    <w:rsid w:val="009148F5"/>
    <w:rsid w:val="00914DAD"/>
    <w:rsid w:val="00914E8B"/>
    <w:rsid w:val="00914FB3"/>
    <w:rsid w:val="00915C50"/>
    <w:rsid w:val="00915F26"/>
    <w:rsid w:val="00916A0E"/>
    <w:rsid w:val="00917348"/>
    <w:rsid w:val="009173A8"/>
    <w:rsid w:val="009174E9"/>
    <w:rsid w:val="00917A5F"/>
    <w:rsid w:val="00917F27"/>
    <w:rsid w:val="009202EC"/>
    <w:rsid w:val="00920BB2"/>
    <w:rsid w:val="00921479"/>
    <w:rsid w:val="00922129"/>
    <w:rsid w:val="0092281C"/>
    <w:rsid w:val="00922D60"/>
    <w:rsid w:val="00922DA4"/>
    <w:rsid w:val="0092323E"/>
    <w:rsid w:val="009233D1"/>
    <w:rsid w:val="00923876"/>
    <w:rsid w:val="00923F5C"/>
    <w:rsid w:val="00924214"/>
    <w:rsid w:val="00924669"/>
    <w:rsid w:val="00924784"/>
    <w:rsid w:val="00924EC8"/>
    <w:rsid w:val="00924F67"/>
    <w:rsid w:val="009258AC"/>
    <w:rsid w:val="00925C03"/>
    <w:rsid w:val="0092647C"/>
    <w:rsid w:val="00927733"/>
    <w:rsid w:val="00930679"/>
    <w:rsid w:val="00930E31"/>
    <w:rsid w:val="009315BA"/>
    <w:rsid w:val="00931E15"/>
    <w:rsid w:val="00932562"/>
    <w:rsid w:val="0093256F"/>
    <w:rsid w:val="00932A0D"/>
    <w:rsid w:val="00932C43"/>
    <w:rsid w:val="00932E88"/>
    <w:rsid w:val="0093340E"/>
    <w:rsid w:val="00933B56"/>
    <w:rsid w:val="00933E5B"/>
    <w:rsid w:val="00934153"/>
    <w:rsid w:val="00934250"/>
    <w:rsid w:val="00934465"/>
    <w:rsid w:val="00935084"/>
    <w:rsid w:val="009353BF"/>
    <w:rsid w:val="00935BFC"/>
    <w:rsid w:val="00935CE6"/>
    <w:rsid w:val="0093600D"/>
    <w:rsid w:val="009364D8"/>
    <w:rsid w:val="00936762"/>
    <w:rsid w:val="00936B12"/>
    <w:rsid w:val="00936D25"/>
    <w:rsid w:val="0093706C"/>
    <w:rsid w:val="00940930"/>
    <w:rsid w:val="00941F96"/>
    <w:rsid w:val="0094259C"/>
    <w:rsid w:val="009427B8"/>
    <w:rsid w:val="00942803"/>
    <w:rsid w:val="00942FF4"/>
    <w:rsid w:val="009432E1"/>
    <w:rsid w:val="00943716"/>
    <w:rsid w:val="00943C0B"/>
    <w:rsid w:val="009443B6"/>
    <w:rsid w:val="00944471"/>
    <w:rsid w:val="009448E8"/>
    <w:rsid w:val="00946B82"/>
    <w:rsid w:val="009470E3"/>
    <w:rsid w:val="00947168"/>
    <w:rsid w:val="009471A6"/>
    <w:rsid w:val="0094793C"/>
    <w:rsid w:val="00947A84"/>
    <w:rsid w:val="00947F97"/>
    <w:rsid w:val="00950905"/>
    <w:rsid w:val="009511AC"/>
    <w:rsid w:val="00952C07"/>
    <w:rsid w:val="0095304F"/>
    <w:rsid w:val="0095367F"/>
    <w:rsid w:val="009539A3"/>
    <w:rsid w:val="00953BF2"/>
    <w:rsid w:val="00954020"/>
    <w:rsid w:val="00954AE2"/>
    <w:rsid w:val="0095540B"/>
    <w:rsid w:val="00956079"/>
    <w:rsid w:val="0095620E"/>
    <w:rsid w:val="009565C9"/>
    <w:rsid w:val="0095660F"/>
    <w:rsid w:val="009566E6"/>
    <w:rsid w:val="009567AC"/>
    <w:rsid w:val="00956CC4"/>
    <w:rsid w:val="0095712F"/>
    <w:rsid w:val="0095725D"/>
    <w:rsid w:val="009577BC"/>
    <w:rsid w:val="00957A65"/>
    <w:rsid w:val="00957F77"/>
    <w:rsid w:val="009602CF"/>
    <w:rsid w:val="009618A8"/>
    <w:rsid w:val="00962235"/>
    <w:rsid w:val="009625D7"/>
    <w:rsid w:val="00962984"/>
    <w:rsid w:val="00962EE0"/>
    <w:rsid w:val="009633E5"/>
    <w:rsid w:val="00963D16"/>
    <w:rsid w:val="00963FA4"/>
    <w:rsid w:val="0096499D"/>
    <w:rsid w:val="00964D12"/>
    <w:rsid w:val="00964E5F"/>
    <w:rsid w:val="00964EEA"/>
    <w:rsid w:val="00965051"/>
    <w:rsid w:val="00966039"/>
    <w:rsid w:val="00966DDB"/>
    <w:rsid w:val="00966FE8"/>
    <w:rsid w:val="0096700C"/>
    <w:rsid w:val="009671A2"/>
    <w:rsid w:val="009674B8"/>
    <w:rsid w:val="00967888"/>
    <w:rsid w:val="00970049"/>
    <w:rsid w:val="00970157"/>
    <w:rsid w:val="009701D9"/>
    <w:rsid w:val="009713EE"/>
    <w:rsid w:val="009722B8"/>
    <w:rsid w:val="00972C32"/>
    <w:rsid w:val="00972EAA"/>
    <w:rsid w:val="009732B8"/>
    <w:rsid w:val="00973BF5"/>
    <w:rsid w:val="00973F0F"/>
    <w:rsid w:val="00974397"/>
    <w:rsid w:val="009747F6"/>
    <w:rsid w:val="00975D07"/>
    <w:rsid w:val="00975D0B"/>
    <w:rsid w:val="009761D9"/>
    <w:rsid w:val="00976B57"/>
    <w:rsid w:val="00977237"/>
    <w:rsid w:val="009772EB"/>
    <w:rsid w:val="009776E3"/>
    <w:rsid w:val="00977B94"/>
    <w:rsid w:val="00981291"/>
    <w:rsid w:val="009817A0"/>
    <w:rsid w:val="009819D1"/>
    <w:rsid w:val="0098222F"/>
    <w:rsid w:val="00982955"/>
    <w:rsid w:val="00982A15"/>
    <w:rsid w:val="00982A4F"/>
    <w:rsid w:val="00982B37"/>
    <w:rsid w:val="00983104"/>
    <w:rsid w:val="009836C0"/>
    <w:rsid w:val="00983DC3"/>
    <w:rsid w:val="00984997"/>
    <w:rsid w:val="00984DEF"/>
    <w:rsid w:val="00984EDE"/>
    <w:rsid w:val="00985042"/>
    <w:rsid w:val="00985128"/>
    <w:rsid w:val="00985618"/>
    <w:rsid w:val="00985DD0"/>
    <w:rsid w:val="009863E0"/>
    <w:rsid w:val="00986601"/>
    <w:rsid w:val="00986EEC"/>
    <w:rsid w:val="009873C1"/>
    <w:rsid w:val="00987C16"/>
    <w:rsid w:val="00987D77"/>
    <w:rsid w:val="009906D8"/>
    <w:rsid w:val="00990E7D"/>
    <w:rsid w:val="0099137A"/>
    <w:rsid w:val="00991D9C"/>
    <w:rsid w:val="00992002"/>
    <w:rsid w:val="00992942"/>
    <w:rsid w:val="00992DC3"/>
    <w:rsid w:val="00992FCF"/>
    <w:rsid w:val="009939B9"/>
    <w:rsid w:val="00993C16"/>
    <w:rsid w:val="00993FD3"/>
    <w:rsid w:val="00994623"/>
    <w:rsid w:val="00994DBF"/>
    <w:rsid w:val="009953EB"/>
    <w:rsid w:val="0099549E"/>
    <w:rsid w:val="00995804"/>
    <w:rsid w:val="00997408"/>
    <w:rsid w:val="009976F0"/>
    <w:rsid w:val="009A0358"/>
    <w:rsid w:val="009A07D3"/>
    <w:rsid w:val="009A0C1C"/>
    <w:rsid w:val="009A0DAF"/>
    <w:rsid w:val="009A10A0"/>
    <w:rsid w:val="009A1C15"/>
    <w:rsid w:val="009A29C1"/>
    <w:rsid w:val="009A2D5D"/>
    <w:rsid w:val="009A37C5"/>
    <w:rsid w:val="009A3DA6"/>
    <w:rsid w:val="009A41ED"/>
    <w:rsid w:val="009A4465"/>
    <w:rsid w:val="009A46C1"/>
    <w:rsid w:val="009A4E53"/>
    <w:rsid w:val="009A4FDF"/>
    <w:rsid w:val="009A588A"/>
    <w:rsid w:val="009A5F3E"/>
    <w:rsid w:val="009A62E0"/>
    <w:rsid w:val="009A7E5E"/>
    <w:rsid w:val="009A7ECC"/>
    <w:rsid w:val="009A7FFC"/>
    <w:rsid w:val="009B092A"/>
    <w:rsid w:val="009B10E1"/>
    <w:rsid w:val="009B1112"/>
    <w:rsid w:val="009B119B"/>
    <w:rsid w:val="009B1731"/>
    <w:rsid w:val="009B1E31"/>
    <w:rsid w:val="009B1E47"/>
    <w:rsid w:val="009B2EC5"/>
    <w:rsid w:val="009B308E"/>
    <w:rsid w:val="009B3251"/>
    <w:rsid w:val="009B4DF3"/>
    <w:rsid w:val="009B538B"/>
    <w:rsid w:val="009B55E8"/>
    <w:rsid w:val="009B6455"/>
    <w:rsid w:val="009B6561"/>
    <w:rsid w:val="009B6564"/>
    <w:rsid w:val="009B692E"/>
    <w:rsid w:val="009B7D45"/>
    <w:rsid w:val="009B7DE0"/>
    <w:rsid w:val="009B7F7D"/>
    <w:rsid w:val="009C0D12"/>
    <w:rsid w:val="009C159C"/>
    <w:rsid w:val="009C1978"/>
    <w:rsid w:val="009C2179"/>
    <w:rsid w:val="009C2B9E"/>
    <w:rsid w:val="009C31A0"/>
    <w:rsid w:val="009C34D1"/>
    <w:rsid w:val="009C63F0"/>
    <w:rsid w:val="009C7954"/>
    <w:rsid w:val="009D0581"/>
    <w:rsid w:val="009D0659"/>
    <w:rsid w:val="009D0A29"/>
    <w:rsid w:val="009D115F"/>
    <w:rsid w:val="009D12B4"/>
    <w:rsid w:val="009D19AB"/>
    <w:rsid w:val="009D25A4"/>
    <w:rsid w:val="009D306A"/>
    <w:rsid w:val="009D30AC"/>
    <w:rsid w:val="009D4233"/>
    <w:rsid w:val="009D4310"/>
    <w:rsid w:val="009D4A5B"/>
    <w:rsid w:val="009D4B02"/>
    <w:rsid w:val="009D4C48"/>
    <w:rsid w:val="009D4FED"/>
    <w:rsid w:val="009D515A"/>
    <w:rsid w:val="009D51C0"/>
    <w:rsid w:val="009D57BB"/>
    <w:rsid w:val="009D5874"/>
    <w:rsid w:val="009D743E"/>
    <w:rsid w:val="009D7801"/>
    <w:rsid w:val="009E0160"/>
    <w:rsid w:val="009E114C"/>
    <w:rsid w:val="009E2132"/>
    <w:rsid w:val="009E216D"/>
    <w:rsid w:val="009E2853"/>
    <w:rsid w:val="009E3AE5"/>
    <w:rsid w:val="009E3B5A"/>
    <w:rsid w:val="009E446B"/>
    <w:rsid w:val="009E4873"/>
    <w:rsid w:val="009E4E75"/>
    <w:rsid w:val="009E53E5"/>
    <w:rsid w:val="009E560E"/>
    <w:rsid w:val="009E5618"/>
    <w:rsid w:val="009E71C4"/>
    <w:rsid w:val="009E7BAA"/>
    <w:rsid w:val="009F0346"/>
    <w:rsid w:val="009F0A3A"/>
    <w:rsid w:val="009F0A3D"/>
    <w:rsid w:val="009F0C38"/>
    <w:rsid w:val="009F13D6"/>
    <w:rsid w:val="009F1DD9"/>
    <w:rsid w:val="009F32C9"/>
    <w:rsid w:val="009F3ECB"/>
    <w:rsid w:val="009F3F15"/>
    <w:rsid w:val="009F3F64"/>
    <w:rsid w:val="009F53ED"/>
    <w:rsid w:val="009F6019"/>
    <w:rsid w:val="009F6860"/>
    <w:rsid w:val="009F68F9"/>
    <w:rsid w:val="009F6BD9"/>
    <w:rsid w:val="009F6C35"/>
    <w:rsid w:val="009F6D1E"/>
    <w:rsid w:val="009F716C"/>
    <w:rsid w:val="009F7D83"/>
    <w:rsid w:val="009F7DB7"/>
    <w:rsid w:val="00A00BA5"/>
    <w:rsid w:val="00A0103C"/>
    <w:rsid w:val="00A0144A"/>
    <w:rsid w:val="00A021F1"/>
    <w:rsid w:val="00A02944"/>
    <w:rsid w:val="00A02D5C"/>
    <w:rsid w:val="00A02DE6"/>
    <w:rsid w:val="00A035F5"/>
    <w:rsid w:val="00A038EA"/>
    <w:rsid w:val="00A044E0"/>
    <w:rsid w:val="00A04FC5"/>
    <w:rsid w:val="00A0530C"/>
    <w:rsid w:val="00A059F6"/>
    <w:rsid w:val="00A05CB3"/>
    <w:rsid w:val="00A05E30"/>
    <w:rsid w:val="00A060F9"/>
    <w:rsid w:val="00A06310"/>
    <w:rsid w:val="00A0679F"/>
    <w:rsid w:val="00A0700B"/>
    <w:rsid w:val="00A0779E"/>
    <w:rsid w:val="00A077FD"/>
    <w:rsid w:val="00A103CE"/>
    <w:rsid w:val="00A10C99"/>
    <w:rsid w:val="00A10E8C"/>
    <w:rsid w:val="00A11B0E"/>
    <w:rsid w:val="00A121BA"/>
    <w:rsid w:val="00A12630"/>
    <w:rsid w:val="00A13449"/>
    <w:rsid w:val="00A13705"/>
    <w:rsid w:val="00A14104"/>
    <w:rsid w:val="00A15235"/>
    <w:rsid w:val="00A1551D"/>
    <w:rsid w:val="00A15A7D"/>
    <w:rsid w:val="00A15B42"/>
    <w:rsid w:val="00A15B7A"/>
    <w:rsid w:val="00A15B9E"/>
    <w:rsid w:val="00A15DD1"/>
    <w:rsid w:val="00A15FFB"/>
    <w:rsid w:val="00A160CA"/>
    <w:rsid w:val="00A1686D"/>
    <w:rsid w:val="00A1699F"/>
    <w:rsid w:val="00A16F2C"/>
    <w:rsid w:val="00A17471"/>
    <w:rsid w:val="00A203EB"/>
    <w:rsid w:val="00A20888"/>
    <w:rsid w:val="00A208B3"/>
    <w:rsid w:val="00A20D2F"/>
    <w:rsid w:val="00A223A2"/>
    <w:rsid w:val="00A2296B"/>
    <w:rsid w:val="00A22CA2"/>
    <w:rsid w:val="00A22F85"/>
    <w:rsid w:val="00A23180"/>
    <w:rsid w:val="00A23308"/>
    <w:rsid w:val="00A23D75"/>
    <w:rsid w:val="00A24217"/>
    <w:rsid w:val="00A248DB"/>
    <w:rsid w:val="00A25884"/>
    <w:rsid w:val="00A26366"/>
    <w:rsid w:val="00A26A71"/>
    <w:rsid w:val="00A26ECB"/>
    <w:rsid w:val="00A27430"/>
    <w:rsid w:val="00A2745D"/>
    <w:rsid w:val="00A27A31"/>
    <w:rsid w:val="00A27AC5"/>
    <w:rsid w:val="00A3009E"/>
    <w:rsid w:val="00A30237"/>
    <w:rsid w:val="00A3078B"/>
    <w:rsid w:val="00A30C01"/>
    <w:rsid w:val="00A310FB"/>
    <w:rsid w:val="00A31670"/>
    <w:rsid w:val="00A31C95"/>
    <w:rsid w:val="00A324CB"/>
    <w:rsid w:val="00A32E7D"/>
    <w:rsid w:val="00A33694"/>
    <w:rsid w:val="00A339AA"/>
    <w:rsid w:val="00A33AF0"/>
    <w:rsid w:val="00A33B8D"/>
    <w:rsid w:val="00A33C2F"/>
    <w:rsid w:val="00A34904"/>
    <w:rsid w:val="00A3550C"/>
    <w:rsid w:val="00A35C07"/>
    <w:rsid w:val="00A362B6"/>
    <w:rsid w:val="00A36987"/>
    <w:rsid w:val="00A36BC5"/>
    <w:rsid w:val="00A37215"/>
    <w:rsid w:val="00A40081"/>
    <w:rsid w:val="00A4180A"/>
    <w:rsid w:val="00A4298A"/>
    <w:rsid w:val="00A42FAA"/>
    <w:rsid w:val="00A4345B"/>
    <w:rsid w:val="00A43654"/>
    <w:rsid w:val="00A4390A"/>
    <w:rsid w:val="00A43EC2"/>
    <w:rsid w:val="00A44023"/>
    <w:rsid w:val="00A44258"/>
    <w:rsid w:val="00A4486A"/>
    <w:rsid w:val="00A44ACB"/>
    <w:rsid w:val="00A44B36"/>
    <w:rsid w:val="00A459DD"/>
    <w:rsid w:val="00A45F9C"/>
    <w:rsid w:val="00A46285"/>
    <w:rsid w:val="00A4635D"/>
    <w:rsid w:val="00A4660A"/>
    <w:rsid w:val="00A46A2D"/>
    <w:rsid w:val="00A470D3"/>
    <w:rsid w:val="00A47602"/>
    <w:rsid w:val="00A478EB"/>
    <w:rsid w:val="00A5064D"/>
    <w:rsid w:val="00A509ED"/>
    <w:rsid w:val="00A50E6D"/>
    <w:rsid w:val="00A5170B"/>
    <w:rsid w:val="00A517AC"/>
    <w:rsid w:val="00A517D6"/>
    <w:rsid w:val="00A519DB"/>
    <w:rsid w:val="00A52AEE"/>
    <w:rsid w:val="00A52C34"/>
    <w:rsid w:val="00A5315A"/>
    <w:rsid w:val="00A53C72"/>
    <w:rsid w:val="00A546EF"/>
    <w:rsid w:val="00A54B06"/>
    <w:rsid w:val="00A54D72"/>
    <w:rsid w:val="00A54FDE"/>
    <w:rsid w:val="00A55177"/>
    <w:rsid w:val="00A55471"/>
    <w:rsid w:val="00A57BD3"/>
    <w:rsid w:val="00A57FE4"/>
    <w:rsid w:val="00A602EE"/>
    <w:rsid w:val="00A60795"/>
    <w:rsid w:val="00A60EAF"/>
    <w:rsid w:val="00A611DF"/>
    <w:rsid w:val="00A61BA4"/>
    <w:rsid w:val="00A61C7A"/>
    <w:rsid w:val="00A61D3A"/>
    <w:rsid w:val="00A61F44"/>
    <w:rsid w:val="00A62C34"/>
    <w:rsid w:val="00A62E8F"/>
    <w:rsid w:val="00A63B89"/>
    <w:rsid w:val="00A6418F"/>
    <w:rsid w:val="00A645CE"/>
    <w:rsid w:val="00A650C0"/>
    <w:rsid w:val="00A653F6"/>
    <w:rsid w:val="00A67601"/>
    <w:rsid w:val="00A67DD7"/>
    <w:rsid w:val="00A70EDB"/>
    <w:rsid w:val="00A71A8F"/>
    <w:rsid w:val="00A71D8A"/>
    <w:rsid w:val="00A71F20"/>
    <w:rsid w:val="00A735D0"/>
    <w:rsid w:val="00A736C3"/>
    <w:rsid w:val="00A7385D"/>
    <w:rsid w:val="00A74393"/>
    <w:rsid w:val="00A7597E"/>
    <w:rsid w:val="00A75EFF"/>
    <w:rsid w:val="00A76394"/>
    <w:rsid w:val="00A7655E"/>
    <w:rsid w:val="00A772C5"/>
    <w:rsid w:val="00A77C0B"/>
    <w:rsid w:val="00A77EBA"/>
    <w:rsid w:val="00A80B45"/>
    <w:rsid w:val="00A81154"/>
    <w:rsid w:val="00A815CB"/>
    <w:rsid w:val="00A817C3"/>
    <w:rsid w:val="00A81CF2"/>
    <w:rsid w:val="00A83033"/>
    <w:rsid w:val="00A8326E"/>
    <w:rsid w:val="00A83CA4"/>
    <w:rsid w:val="00A83CC3"/>
    <w:rsid w:val="00A83EDF"/>
    <w:rsid w:val="00A83FCC"/>
    <w:rsid w:val="00A851A3"/>
    <w:rsid w:val="00A85349"/>
    <w:rsid w:val="00A856F3"/>
    <w:rsid w:val="00A85E15"/>
    <w:rsid w:val="00A85E23"/>
    <w:rsid w:val="00A85E45"/>
    <w:rsid w:val="00A85E57"/>
    <w:rsid w:val="00A86582"/>
    <w:rsid w:val="00A87604"/>
    <w:rsid w:val="00A879E2"/>
    <w:rsid w:val="00A900E1"/>
    <w:rsid w:val="00A906A2"/>
    <w:rsid w:val="00A90AD4"/>
    <w:rsid w:val="00A912C9"/>
    <w:rsid w:val="00A91D96"/>
    <w:rsid w:val="00A921D8"/>
    <w:rsid w:val="00A922C7"/>
    <w:rsid w:val="00A9250C"/>
    <w:rsid w:val="00A925E0"/>
    <w:rsid w:val="00A92B2A"/>
    <w:rsid w:val="00A9366F"/>
    <w:rsid w:val="00A939F1"/>
    <w:rsid w:val="00A93D37"/>
    <w:rsid w:val="00A950EB"/>
    <w:rsid w:val="00A95874"/>
    <w:rsid w:val="00A95CBF"/>
    <w:rsid w:val="00A9606A"/>
    <w:rsid w:val="00A96A7C"/>
    <w:rsid w:val="00A96B8E"/>
    <w:rsid w:val="00A96D9B"/>
    <w:rsid w:val="00A96EDB"/>
    <w:rsid w:val="00A97B24"/>
    <w:rsid w:val="00AA0504"/>
    <w:rsid w:val="00AA0727"/>
    <w:rsid w:val="00AA0B8E"/>
    <w:rsid w:val="00AA0FA4"/>
    <w:rsid w:val="00AA2032"/>
    <w:rsid w:val="00AA2A62"/>
    <w:rsid w:val="00AA2A92"/>
    <w:rsid w:val="00AA2ADA"/>
    <w:rsid w:val="00AA3A46"/>
    <w:rsid w:val="00AA3C65"/>
    <w:rsid w:val="00AA41E0"/>
    <w:rsid w:val="00AA4911"/>
    <w:rsid w:val="00AA5B56"/>
    <w:rsid w:val="00AA6087"/>
    <w:rsid w:val="00AA62D7"/>
    <w:rsid w:val="00AA65E0"/>
    <w:rsid w:val="00AB0A3D"/>
    <w:rsid w:val="00AB0E19"/>
    <w:rsid w:val="00AB1B62"/>
    <w:rsid w:val="00AB1C8E"/>
    <w:rsid w:val="00AB2780"/>
    <w:rsid w:val="00AB27D9"/>
    <w:rsid w:val="00AB2C1C"/>
    <w:rsid w:val="00AB2FFA"/>
    <w:rsid w:val="00AB32B0"/>
    <w:rsid w:val="00AB3A46"/>
    <w:rsid w:val="00AB40ED"/>
    <w:rsid w:val="00AB4D70"/>
    <w:rsid w:val="00AB5581"/>
    <w:rsid w:val="00AB5BAF"/>
    <w:rsid w:val="00AB7626"/>
    <w:rsid w:val="00AB7A94"/>
    <w:rsid w:val="00AC009B"/>
    <w:rsid w:val="00AC0B31"/>
    <w:rsid w:val="00AC183D"/>
    <w:rsid w:val="00AC1B23"/>
    <w:rsid w:val="00AC2173"/>
    <w:rsid w:val="00AC23C3"/>
    <w:rsid w:val="00AC259A"/>
    <w:rsid w:val="00AC25C4"/>
    <w:rsid w:val="00AC2862"/>
    <w:rsid w:val="00AC2B29"/>
    <w:rsid w:val="00AC2BE0"/>
    <w:rsid w:val="00AC3284"/>
    <w:rsid w:val="00AC391F"/>
    <w:rsid w:val="00AC3AE2"/>
    <w:rsid w:val="00AC3D51"/>
    <w:rsid w:val="00AC3D55"/>
    <w:rsid w:val="00AC3F6D"/>
    <w:rsid w:val="00AC44A4"/>
    <w:rsid w:val="00AC4AAB"/>
    <w:rsid w:val="00AC528C"/>
    <w:rsid w:val="00AC5329"/>
    <w:rsid w:val="00AC5BA2"/>
    <w:rsid w:val="00AC5DB7"/>
    <w:rsid w:val="00AC5E02"/>
    <w:rsid w:val="00AC6F2B"/>
    <w:rsid w:val="00AC72F7"/>
    <w:rsid w:val="00AC7385"/>
    <w:rsid w:val="00AC7476"/>
    <w:rsid w:val="00AC7487"/>
    <w:rsid w:val="00AC7552"/>
    <w:rsid w:val="00AC7880"/>
    <w:rsid w:val="00AC7E79"/>
    <w:rsid w:val="00AD0133"/>
    <w:rsid w:val="00AD0161"/>
    <w:rsid w:val="00AD041B"/>
    <w:rsid w:val="00AD0959"/>
    <w:rsid w:val="00AD1CE9"/>
    <w:rsid w:val="00AD35DE"/>
    <w:rsid w:val="00AD3C95"/>
    <w:rsid w:val="00AD3CC4"/>
    <w:rsid w:val="00AD3D44"/>
    <w:rsid w:val="00AD461B"/>
    <w:rsid w:val="00AD4EB9"/>
    <w:rsid w:val="00AD58C5"/>
    <w:rsid w:val="00AD5C16"/>
    <w:rsid w:val="00AD63B4"/>
    <w:rsid w:val="00AD6520"/>
    <w:rsid w:val="00AD67E4"/>
    <w:rsid w:val="00AD6AA3"/>
    <w:rsid w:val="00AD6C7E"/>
    <w:rsid w:val="00AD7773"/>
    <w:rsid w:val="00AD7B5F"/>
    <w:rsid w:val="00AD7E11"/>
    <w:rsid w:val="00AE0535"/>
    <w:rsid w:val="00AE0667"/>
    <w:rsid w:val="00AE1840"/>
    <w:rsid w:val="00AE1EAA"/>
    <w:rsid w:val="00AE1F7E"/>
    <w:rsid w:val="00AE1FDE"/>
    <w:rsid w:val="00AE2171"/>
    <w:rsid w:val="00AE2251"/>
    <w:rsid w:val="00AE228F"/>
    <w:rsid w:val="00AE2706"/>
    <w:rsid w:val="00AE2C79"/>
    <w:rsid w:val="00AE338C"/>
    <w:rsid w:val="00AE3CF6"/>
    <w:rsid w:val="00AE3D3E"/>
    <w:rsid w:val="00AE441E"/>
    <w:rsid w:val="00AE4565"/>
    <w:rsid w:val="00AE48A5"/>
    <w:rsid w:val="00AE4A8E"/>
    <w:rsid w:val="00AE4CCA"/>
    <w:rsid w:val="00AE4E15"/>
    <w:rsid w:val="00AE5319"/>
    <w:rsid w:val="00AE55A5"/>
    <w:rsid w:val="00AE5822"/>
    <w:rsid w:val="00AE59B6"/>
    <w:rsid w:val="00AE5B4D"/>
    <w:rsid w:val="00AE60BE"/>
    <w:rsid w:val="00AE619D"/>
    <w:rsid w:val="00AE6310"/>
    <w:rsid w:val="00AE71B7"/>
    <w:rsid w:val="00AE73D9"/>
    <w:rsid w:val="00AF1342"/>
    <w:rsid w:val="00AF1374"/>
    <w:rsid w:val="00AF1863"/>
    <w:rsid w:val="00AF18EE"/>
    <w:rsid w:val="00AF252C"/>
    <w:rsid w:val="00AF2C73"/>
    <w:rsid w:val="00AF30C6"/>
    <w:rsid w:val="00AF364D"/>
    <w:rsid w:val="00AF3E5E"/>
    <w:rsid w:val="00AF4807"/>
    <w:rsid w:val="00AF4A3A"/>
    <w:rsid w:val="00AF51C0"/>
    <w:rsid w:val="00AF5834"/>
    <w:rsid w:val="00AF5C15"/>
    <w:rsid w:val="00AF5D87"/>
    <w:rsid w:val="00AF6432"/>
    <w:rsid w:val="00AF6AF0"/>
    <w:rsid w:val="00AF6C0A"/>
    <w:rsid w:val="00AF6D8B"/>
    <w:rsid w:val="00AF7128"/>
    <w:rsid w:val="00AF7193"/>
    <w:rsid w:val="00AF7AE0"/>
    <w:rsid w:val="00AF7BF0"/>
    <w:rsid w:val="00AF7D83"/>
    <w:rsid w:val="00B001F6"/>
    <w:rsid w:val="00B00BEC"/>
    <w:rsid w:val="00B0103A"/>
    <w:rsid w:val="00B018FE"/>
    <w:rsid w:val="00B03123"/>
    <w:rsid w:val="00B03667"/>
    <w:rsid w:val="00B0371B"/>
    <w:rsid w:val="00B03A6F"/>
    <w:rsid w:val="00B040F3"/>
    <w:rsid w:val="00B04421"/>
    <w:rsid w:val="00B04CF7"/>
    <w:rsid w:val="00B05007"/>
    <w:rsid w:val="00B05EB8"/>
    <w:rsid w:val="00B06AC8"/>
    <w:rsid w:val="00B07236"/>
    <w:rsid w:val="00B07395"/>
    <w:rsid w:val="00B074FB"/>
    <w:rsid w:val="00B07A1D"/>
    <w:rsid w:val="00B10070"/>
    <w:rsid w:val="00B10548"/>
    <w:rsid w:val="00B10638"/>
    <w:rsid w:val="00B12505"/>
    <w:rsid w:val="00B12716"/>
    <w:rsid w:val="00B12B8D"/>
    <w:rsid w:val="00B13F11"/>
    <w:rsid w:val="00B14C31"/>
    <w:rsid w:val="00B15078"/>
    <w:rsid w:val="00B151D5"/>
    <w:rsid w:val="00B152AE"/>
    <w:rsid w:val="00B15894"/>
    <w:rsid w:val="00B15B3F"/>
    <w:rsid w:val="00B15B44"/>
    <w:rsid w:val="00B1661E"/>
    <w:rsid w:val="00B1725C"/>
    <w:rsid w:val="00B17607"/>
    <w:rsid w:val="00B1767A"/>
    <w:rsid w:val="00B17A51"/>
    <w:rsid w:val="00B17C6A"/>
    <w:rsid w:val="00B17DEB"/>
    <w:rsid w:val="00B20858"/>
    <w:rsid w:val="00B20D96"/>
    <w:rsid w:val="00B211E0"/>
    <w:rsid w:val="00B22E7A"/>
    <w:rsid w:val="00B2368D"/>
    <w:rsid w:val="00B23A05"/>
    <w:rsid w:val="00B23A48"/>
    <w:rsid w:val="00B23B46"/>
    <w:rsid w:val="00B23BAF"/>
    <w:rsid w:val="00B23BB4"/>
    <w:rsid w:val="00B2455F"/>
    <w:rsid w:val="00B246E2"/>
    <w:rsid w:val="00B24BC0"/>
    <w:rsid w:val="00B24BE3"/>
    <w:rsid w:val="00B25136"/>
    <w:rsid w:val="00B25E95"/>
    <w:rsid w:val="00B2729E"/>
    <w:rsid w:val="00B27430"/>
    <w:rsid w:val="00B27630"/>
    <w:rsid w:val="00B3061A"/>
    <w:rsid w:val="00B30D83"/>
    <w:rsid w:val="00B3147F"/>
    <w:rsid w:val="00B31849"/>
    <w:rsid w:val="00B31C7F"/>
    <w:rsid w:val="00B32E69"/>
    <w:rsid w:val="00B331B6"/>
    <w:rsid w:val="00B33285"/>
    <w:rsid w:val="00B336FB"/>
    <w:rsid w:val="00B3379A"/>
    <w:rsid w:val="00B34096"/>
    <w:rsid w:val="00B342E3"/>
    <w:rsid w:val="00B34C26"/>
    <w:rsid w:val="00B34CE1"/>
    <w:rsid w:val="00B352B5"/>
    <w:rsid w:val="00B35767"/>
    <w:rsid w:val="00B35F1B"/>
    <w:rsid w:val="00B36103"/>
    <w:rsid w:val="00B36C76"/>
    <w:rsid w:val="00B36E59"/>
    <w:rsid w:val="00B3726E"/>
    <w:rsid w:val="00B376A0"/>
    <w:rsid w:val="00B37F76"/>
    <w:rsid w:val="00B40380"/>
    <w:rsid w:val="00B40785"/>
    <w:rsid w:val="00B409EB"/>
    <w:rsid w:val="00B417D6"/>
    <w:rsid w:val="00B4289E"/>
    <w:rsid w:val="00B433EA"/>
    <w:rsid w:val="00B43DDD"/>
    <w:rsid w:val="00B44D67"/>
    <w:rsid w:val="00B45425"/>
    <w:rsid w:val="00B45872"/>
    <w:rsid w:val="00B47784"/>
    <w:rsid w:val="00B47936"/>
    <w:rsid w:val="00B50EB3"/>
    <w:rsid w:val="00B50F82"/>
    <w:rsid w:val="00B5115A"/>
    <w:rsid w:val="00B513F5"/>
    <w:rsid w:val="00B514F3"/>
    <w:rsid w:val="00B51CF8"/>
    <w:rsid w:val="00B51EB4"/>
    <w:rsid w:val="00B52741"/>
    <w:rsid w:val="00B52A62"/>
    <w:rsid w:val="00B52D9B"/>
    <w:rsid w:val="00B53EB4"/>
    <w:rsid w:val="00B5403C"/>
    <w:rsid w:val="00B5433D"/>
    <w:rsid w:val="00B543E2"/>
    <w:rsid w:val="00B546B4"/>
    <w:rsid w:val="00B54969"/>
    <w:rsid w:val="00B550B4"/>
    <w:rsid w:val="00B554BA"/>
    <w:rsid w:val="00B555D5"/>
    <w:rsid w:val="00B55814"/>
    <w:rsid w:val="00B55DE5"/>
    <w:rsid w:val="00B55E2D"/>
    <w:rsid w:val="00B56330"/>
    <w:rsid w:val="00B569FB"/>
    <w:rsid w:val="00B56C39"/>
    <w:rsid w:val="00B57A42"/>
    <w:rsid w:val="00B57A81"/>
    <w:rsid w:val="00B57AB1"/>
    <w:rsid w:val="00B57B02"/>
    <w:rsid w:val="00B57FF9"/>
    <w:rsid w:val="00B602A8"/>
    <w:rsid w:val="00B6162A"/>
    <w:rsid w:val="00B61B38"/>
    <w:rsid w:val="00B62053"/>
    <w:rsid w:val="00B62799"/>
    <w:rsid w:val="00B63355"/>
    <w:rsid w:val="00B6351B"/>
    <w:rsid w:val="00B63578"/>
    <w:rsid w:val="00B6358E"/>
    <w:rsid w:val="00B636FE"/>
    <w:rsid w:val="00B63B4B"/>
    <w:rsid w:val="00B65336"/>
    <w:rsid w:val="00B654C5"/>
    <w:rsid w:val="00B65CFB"/>
    <w:rsid w:val="00B65F95"/>
    <w:rsid w:val="00B65FC2"/>
    <w:rsid w:val="00B661AB"/>
    <w:rsid w:val="00B663F1"/>
    <w:rsid w:val="00B66CF2"/>
    <w:rsid w:val="00B66D37"/>
    <w:rsid w:val="00B66E3E"/>
    <w:rsid w:val="00B67378"/>
    <w:rsid w:val="00B67BC7"/>
    <w:rsid w:val="00B67C3B"/>
    <w:rsid w:val="00B702B4"/>
    <w:rsid w:val="00B70501"/>
    <w:rsid w:val="00B70BC9"/>
    <w:rsid w:val="00B70C91"/>
    <w:rsid w:val="00B717FF"/>
    <w:rsid w:val="00B71860"/>
    <w:rsid w:val="00B71B48"/>
    <w:rsid w:val="00B71D5B"/>
    <w:rsid w:val="00B721EC"/>
    <w:rsid w:val="00B72643"/>
    <w:rsid w:val="00B72E0C"/>
    <w:rsid w:val="00B73EF3"/>
    <w:rsid w:val="00B749EC"/>
    <w:rsid w:val="00B74FB6"/>
    <w:rsid w:val="00B751E6"/>
    <w:rsid w:val="00B75983"/>
    <w:rsid w:val="00B75F51"/>
    <w:rsid w:val="00B7720A"/>
    <w:rsid w:val="00B77C1F"/>
    <w:rsid w:val="00B77E32"/>
    <w:rsid w:val="00B8030B"/>
    <w:rsid w:val="00B8086A"/>
    <w:rsid w:val="00B817F4"/>
    <w:rsid w:val="00B8188B"/>
    <w:rsid w:val="00B81BDC"/>
    <w:rsid w:val="00B8258D"/>
    <w:rsid w:val="00B830BA"/>
    <w:rsid w:val="00B834B1"/>
    <w:rsid w:val="00B83595"/>
    <w:rsid w:val="00B83A3E"/>
    <w:rsid w:val="00B83C34"/>
    <w:rsid w:val="00B843BD"/>
    <w:rsid w:val="00B84F1E"/>
    <w:rsid w:val="00B863FC"/>
    <w:rsid w:val="00B86732"/>
    <w:rsid w:val="00B8684C"/>
    <w:rsid w:val="00B86C04"/>
    <w:rsid w:val="00B86F8D"/>
    <w:rsid w:val="00B874FA"/>
    <w:rsid w:val="00B87913"/>
    <w:rsid w:val="00B932A6"/>
    <w:rsid w:val="00B933F4"/>
    <w:rsid w:val="00B935B4"/>
    <w:rsid w:val="00B949F0"/>
    <w:rsid w:val="00B94CC8"/>
    <w:rsid w:val="00B9531F"/>
    <w:rsid w:val="00B9563E"/>
    <w:rsid w:val="00B960B4"/>
    <w:rsid w:val="00B962C1"/>
    <w:rsid w:val="00B9670E"/>
    <w:rsid w:val="00B96AE8"/>
    <w:rsid w:val="00B96D0F"/>
    <w:rsid w:val="00B9717B"/>
    <w:rsid w:val="00B97692"/>
    <w:rsid w:val="00B97962"/>
    <w:rsid w:val="00B97B1E"/>
    <w:rsid w:val="00BA0045"/>
    <w:rsid w:val="00BA0B3E"/>
    <w:rsid w:val="00BA16E9"/>
    <w:rsid w:val="00BA1B31"/>
    <w:rsid w:val="00BA1DBF"/>
    <w:rsid w:val="00BA1EBF"/>
    <w:rsid w:val="00BA1F02"/>
    <w:rsid w:val="00BA2020"/>
    <w:rsid w:val="00BA2072"/>
    <w:rsid w:val="00BA21FE"/>
    <w:rsid w:val="00BA2685"/>
    <w:rsid w:val="00BA2DC8"/>
    <w:rsid w:val="00BA2F5E"/>
    <w:rsid w:val="00BA2FB9"/>
    <w:rsid w:val="00BA307A"/>
    <w:rsid w:val="00BA3ACF"/>
    <w:rsid w:val="00BA3C84"/>
    <w:rsid w:val="00BA3EF6"/>
    <w:rsid w:val="00BA44A1"/>
    <w:rsid w:val="00BA5332"/>
    <w:rsid w:val="00BA5631"/>
    <w:rsid w:val="00BA5BF5"/>
    <w:rsid w:val="00BA66B4"/>
    <w:rsid w:val="00BA6F28"/>
    <w:rsid w:val="00BA7BB6"/>
    <w:rsid w:val="00BB0780"/>
    <w:rsid w:val="00BB0ABF"/>
    <w:rsid w:val="00BB0E5C"/>
    <w:rsid w:val="00BB1092"/>
    <w:rsid w:val="00BB1253"/>
    <w:rsid w:val="00BB1269"/>
    <w:rsid w:val="00BB141B"/>
    <w:rsid w:val="00BB224E"/>
    <w:rsid w:val="00BB4241"/>
    <w:rsid w:val="00BB44CC"/>
    <w:rsid w:val="00BB5DD8"/>
    <w:rsid w:val="00BB5FCF"/>
    <w:rsid w:val="00BB60AF"/>
    <w:rsid w:val="00BB64EC"/>
    <w:rsid w:val="00BB6CFB"/>
    <w:rsid w:val="00BB7471"/>
    <w:rsid w:val="00BB7700"/>
    <w:rsid w:val="00BB7A0C"/>
    <w:rsid w:val="00BB7AB4"/>
    <w:rsid w:val="00BC00BE"/>
    <w:rsid w:val="00BC0567"/>
    <w:rsid w:val="00BC059A"/>
    <w:rsid w:val="00BC099E"/>
    <w:rsid w:val="00BC0D13"/>
    <w:rsid w:val="00BC0D58"/>
    <w:rsid w:val="00BC1176"/>
    <w:rsid w:val="00BC1307"/>
    <w:rsid w:val="00BC14DF"/>
    <w:rsid w:val="00BC1552"/>
    <w:rsid w:val="00BC1C9B"/>
    <w:rsid w:val="00BC213F"/>
    <w:rsid w:val="00BC2411"/>
    <w:rsid w:val="00BC267E"/>
    <w:rsid w:val="00BC2950"/>
    <w:rsid w:val="00BC2CC9"/>
    <w:rsid w:val="00BC3435"/>
    <w:rsid w:val="00BC34A6"/>
    <w:rsid w:val="00BC3C22"/>
    <w:rsid w:val="00BC3F92"/>
    <w:rsid w:val="00BC4D16"/>
    <w:rsid w:val="00BC5297"/>
    <w:rsid w:val="00BC5BB6"/>
    <w:rsid w:val="00BC5CDC"/>
    <w:rsid w:val="00BC6305"/>
    <w:rsid w:val="00BC778D"/>
    <w:rsid w:val="00BD04E6"/>
    <w:rsid w:val="00BD1A2E"/>
    <w:rsid w:val="00BD23F3"/>
    <w:rsid w:val="00BD2842"/>
    <w:rsid w:val="00BD2859"/>
    <w:rsid w:val="00BD3721"/>
    <w:rsid w:val="00BD39AB"/>
    <w:rsid w:val="00BD40F3"/>
    <w:rsid w:val="00BD413F"/>
    <w:rsid w:val="00BD44E5"/>
    <w:rsid w:val="00BD583F"/>
    <w:rsid w:val="00BD5BF5"/>
    <w:rsid w:val="00BD6479"/>
    <w:rsid w:val="00BE09F9"/>
    <w:rsid w:val="00BE11C0"/>
    <w:rsid w:val="00BE120E"/>
    <w:rsid w:val="00BE1AFE"/>
    <w:rsid w:val="00BE210D"/>
    <w:rsid w:val="00BE2121"/>
    <w:rsid w:val="00BE264A"/>
    <w:rsid w:val="00BE2F0F"/>
    <w:rsid w:val="00BE391A"/>
    <w:rsid w:val="00BE39CC"/>
    <w:rsid w:val="00BE4105"/>
    <w:rsid w:val="00BE43CE"/>
    <w:rsid w:val="00BE4DBE"/>
    <w:rsid w:val="00BE538C"/>
    <w:rsid w:val="00BE57B1"/>
    <w:rsid w:val="00BE58DE"/>
    <w:rsid w:val="00BE6766"/>
    <w:rsid w:val="00BE6A3F"/>
    <w:rsid w:val="00BE724C"/>
    <w:rsid w:val="00BE738A"/>
    <w:rsid w:val="00BE7706"/>
    <w:rsid w:val="00BF04CD"/>
    <w:rsid w:val="00BF07F0"/>
    <w:rsid w:val="00BF08B5"/>
    <w:rsid w:val="00BF0F5A"/>
    <w:rsid w:val="00BF1174"/>
    <w:rsid w:val="00BF19B2"/>
    <w:rsid w:val="00BF3FE2"/>
    <w:rsid w:val="00BF4544"/>
    <w:rsid w:val="00BF4D47"/>
    <w:rsid w:val="00BF5495"/>
    <w:rsid w:val="00BF655E"/>
    <w:rsid w:val="00BF6597"/>
    <w:rsid w:val="00BF6E53"/>
    <w:rsid w:val="00BF74F3"/>
    <w:rsid w:val="00BF779C"/>
    <w:rsid w:val="00BF795B"/>
    <w:rsid w:val="00C00426"/>
    <w:rsid w:val="00C005B9"/>
    <w:rsid w:val="00C00619"/>
    <w:rsid w:val="00C018C5"/>
    <w:rsid w:val="00C01CF7"/>
    <w:rsid w:val="00C027E9"/>
    <w:rsid w:val="00C02833"/>
    <w:rsid w:val="00C02A78"/>
    <w:rsid w:val="00C02B35"/>
    <w:rsid w:val="00C02B92"/>
    <w:rsid w:val="00C03E3A"/>
    <w:rsid w:val="00C04326"/>
    <w:rsid w:val="00C0440D"/>
    <w:rsid w:val="00C04A76"/>
    <w:rsid w:val="00C04BAF"/>
    <w:rsid w:val="00C058D4"/>
    <w:rsid w:val="00C05B0F"/>
    <w:rsid w:val="00C05DE4"/>
    <w:rsid w:val="00C05E0E"/>
    <w:rsid w:val="00C06000"/>
    <w:rsid w:val="00C063B9"/>
    <w:rsid w:val="00C06A6A"/>
    <w:rsid w:val="00C06C58"/>
    <w:rsid w:val="00C06E75"/>
    <w:rsid w:val="00C10CFB"/>
    <w:rsid w:val="00C10EA2"/>
    <w:rsid w:val="00C1186F"/>
    <w:rsid w:val="00C122E9"/>
    <w:rsid w:val="00C12851"/>
    <w:rsid w:val="00C1294E"/>
    <w:rsid w:val="00C143A8"/>
    <w:rsid w:val="00C1459E"/>
    <w:rsid w:val="00C14750"/>
    <w:rsid w:val="00C148F8"/>
    <w:rsid w:val="00C148FE"/>
    <w:rsid w:val="00C14A5D"/>
    <w:rsid w:val="00C14EA0"/>
    <w:rsid w:val="00C1602D"/>
    <w:rsid w:val="00C16300"/>
    <w:rsid w:val="00C16364"/>
    <w:rsid w:val="00C1653B"/>
    <w:rsid w:val="00C1691F"/>
    <w:rsid w:val="00C173CC"/>
    <w:rsid w:val="00C174FD"/>
    <w:rsid w:val="00C17F89"/>
    <w:rsid w:val="00C2058D"/>
    <w:rsid w:val="00C207D6"/>
    <w:rsid w:val="00C2131C"/>
    <w:rsid w:val="00C2147E"/>
    <w:rsid w:val="00C227BB"/>
    <w:rsid w:val="00C22975"/>
    <w:rsid w:val="00C22C3B"/>
    <w:rsid w:val="00C233EC"/>
    <w:rsid w:val="00C23575"/>
    <w:rsid w:val="00C23A10"/>
    <w:rsid w:val="00C23F48"/>
    <w:rsid w:val="00C2408C"/>
    <w:rsid w:val="00C243A4"/>
    <w:rsid w:val="00C243CC"/>
    <w:rsid w:val="00C2472F"/>
    <w:rsid w:val="00C2477C"/>
    <w:rsid w:val="00C24D79"/>
    <w:rsid w:val="00C25858"/>
    <w:rsid w:val="00C30AE5"/>
    <w:rsid w:val="00C30E68"/>
    <w:rsid w:val="00C314F3"/>
    <w:rsid w:val="00C3198A"/>
    <w:rsid w:val="00C31D22"/>
    <w:rsid w:val="00C32829"/>
    <w:rsid w:val="00C32BC1"/>
    <w:rsid w:val="00C32C3F"/>
    <w:rsid w:val="00C32F81"/>
    <w:rsid w:val="00C33CEC"/>
    <w:rsid w:val="00C34EE7"/>
    <w:rsid w:val="00C350AF"/>
    <w:rsid w:val="00C35223"/>
    <w:rsid w:val="00C3557A"/>
    <w:rsid w:val="00C36CC1"/>
    <w:rsid w:val="00C36EDD"/>
    <w:rsid w:val="00C37203"/>
    <w:rsid w:val="00C40230"/>
    <w:rsid w:val="00C40616"/>
    <w:rsid w:val="00C40620"/>
    <w:rsid w:val="00C40A32"/>
    <w:rsid w:val="00C41B13"/>
    <w:rsid w:val="00C41F2D"/>
    <w:rsid w:val="00C4249A"/>
    <w:rsid w:val="00C429B7"/>
    <w:rsid w:val="00C42E0A"/>
    <w:rsid w:val="00C42E90"/>
    <w:rsid w:val="00C4311D"/>
    <w:rsid w:val="00C4345E"/>
    <w:rsid w:val="00C43494"/>
    <w:rsid w:val="00C438CA"/>
    <w:rsid w:val="00C43F6C"/>
    <w:rsid w:val="00C45062"/>
    <w:rsid w:val="00C45A01"/>
    <w:rsid w:val="00C462A8"/>
    <w:rsid w:val="00C47052"/>
    <w:rsid w:val="00C47EC8"/>
    <w:rsid w:val="00C50317"/>
    <w:rsid w:val="00C51116"/>
    <w:rsid w:val="00C51462"/>
    <w:rsid w:val="00C518E9"/>
    <w:rsid w:val="00C51D10"/>
    <w:rsid w:val="00C51D5D"/>
    <w:rsid w:val="00C525A4"/>
    <w:rsid w:val="00C534F8"/>
    <w:rsid w:val="00C54AF5"/>
    <w:rsid w:val="00C54FCD"/>
    <w:rsid w:val="00C55241"/>
    <w:rsid w:val="00C558B7"/>
    <w:rsid w:val="00C5782A"/>
    <w:rsid w:val="00C61311"/>
    <w:rsid w:val="00C61A63"/>
    <w:rsid w:val="00C6242B"/>
    <w:rsid w:val="00C6285B"/>
    <w:rsid w:val="00C6359B"/>
    <w:rsid w:val="00C635A6"/>
    <w:rsid w:val="00C645F3"/>
    <w:rsid w:val="00C65136"/>
    <w:rsid w:val="00C65520"/>
    <w:rsid w:val="00C65BF1"/>
    <w:rsid w:val="00C65D8A"/>
    <w:rsid w:val="00C65DD8"/>
    <w:rsid w:val="00C66071"/>
    <w:rsid w:val="00C66B7B"/>
    <w:rsid w:val="00C671FD"/>
    <w:rsid w:val="00C6797E"/>
    <w:rsid w:val="00C708AF"/>
    <w:rsid w:val="00C70B0E"/>
    <w:rsid w:val="00C70DB3"/>
    <w:rsid w:val="00C71288"/>
    <w:rsid w:val="00C7174F"/>
    <w:rsid w:val="00C71888"/>
    <w:rsid w:val="00C71939"/>
    <w:rsid w:val="00C719D7"/>
    <w:rsid w:val="00C71C5D"/>
    <w:rsid w:val="00C71D93"/>
    <w:rsid w:val="00C72091"/>
    <w:rsid w:val="00C725B7"/>
    <w:rsid w:val="00C727BD"/>
    <w:rsid w:val="00C7280D"/>
    <w:rsid w:val="00C72D29"/>
    <w:rsid w:val="00C735D6"/>
    <w:rsid w:val="00C741A7"/>
    <w:rsid w:val="00C74DEE"/>
    <w:rsid w:val="00C74EA0"/>
    <w:rsid w:val="00C75000"/>
    <w:rsid w:val="00C75CDF"/>
    <w:rsid w:val="00C7650D"/>
    <w:rsid w:val="00C76709"/>
    <w:rsid w:val="00C76878"/>
    <w:rsid w:val="00C76D53"/>
    <w:rsid w:val="00C76F97"/>
    <w:rsid w:val="00C77243"/>
    <w:rsid w:val="00C772DD"/>
    <w:rsid w:val="00C800C7"/>
    <w:rsid w:val="00C80261"/>
    <w:rsid w:val="00C80471"/>
    <w:rsid w:val="00C806C5"/>
    <w:rsid w:val="00C806CA"/>
    <w:rsid w:val="00C806ED"/>
    <w:rsid w:val="00C809F8"/>
    <w:rsid w:val="00C80C71"/>
    <w:rsid w:val="00C80ED5"/>
    <w:rsid w:val="00C81318"/>
    <w:rsid w:val="00C81484"/>
    <w:rsid w:val="00C81C8B"/>
    <w:rsid w:val="00C822DD"/>
    <w:rsid w:val="00C823AB"/>
    <w:rsid w:val="00C824AD"/>
    <w:rsid w:val="00C82520"/>
    <w:rsid w:val="00C8257E"/>
    <w:rsid w:val="00C84670"/>
    <w:rsid w:val="00C856F0"/>
    <w:rsid w:val="00C860E3"/>
    <w:rsid w:val="00C867AF"/>
    <w:rsid w:val="00C87EA3"/>
    <w:rsid w:val="00C910B0"/>
    <w:rsid w:val="00C912BB"/>
    <w:rsid w:val="00C91727"/>
    <w:rsid w:val="00C91930"/>
    <w:rsid w:val="00C9195A"/>
    <w:rsid w:val="00C9199F"/>
    <w:rsid w:val="00C93095"/>
    <w:rsid w:val="00C930BF"/>
    <w:rsid w:val="00C938D3"/>
    <w:rsid w:val="00C94F5C"/>
    <w:rsid w:val="00C9533F"/>
    <w:rsid w:val="00C9552F"/>
    <w:rsid w:val="00C95B4E"/>
    <w:rsid w:val="00C970B4"/>
    <w:rsid w:val="00C97125"/>
    <w:rsid w:val="00C9724C"/>
    <w:rsid w:val="00C9726F"/>
    <w:rsid w:val="00CA03AE"/>
    <w:rsid w:val="00CA05D7"/>
    <w:rsid w:val="00CA1DC5"/>
    <w:rsid w:val="00CA28BC"/>
    <w:rsid w:val="00CA2CA1"/>
    <w:rsid w:val="00CA2E17"/>
    <w:rsid w:val="00CA3D64"/>
    <w:rsid w:val="00CA46B5"/>
    <w:rsid w:val="00CA478A"/>
    <w:rsid w:val="00CA4A42"/>
    <w:rsid w:val="00CA4C48"/>
    <w:rsid w:val="00CA55B2"/>
    <w:rsid w:val="00CA569F"/>
    <w:rsid w:val="00CA6624"/>
    <w:rsid w:val="00CA7366"/>
    <w:rsid w:val="00CA7BE1"/>
    <w:rsid w:val="00CB057E"/>
    <w:rsid w:val="00CB10AF"/>
    <w:rsid w:val="00CB10D6"/>
    <w:rsid w:val="00CB11F7"/>
    <w:rsid w:val="00CB142F"/>
    <w:rsid w:val="00CB2995"/>
    <w:rsid w:val="00CB39DB"/>
    <w:rsid w:val="00CB4D93"/>
    <w:rsid w:val="00CB4F8E"/>
    <w:rsid w:val="00CB544B"/>
    <w:rsid w:val="00CB601C"/>
    <w:rsid w:val="00CB6EF7"/>
    <w:rsid w:val="00CC04A6"/>
    <w:rsid w:val="00CC0FE7"/>
    <w:rsid w:val="00CC12EE"/>
    <w:rsid w:val="00CC152A"/>
    <w:rsid w:val="00CC16A2"/>
    <w:rsid w:val="00CC1713"/>
    <w:rsid w:val="00CC1E40"/>
    <w:rsid w:val="00CC1ED3"/>
    <w:rsid w:val="00CC1FAA"/>
    <w:rsid w:val="00CC20DB"/>
    <w:rsid w:val="00CC285D"/>
    <w:rsid w:val="00CC2C03"/>
    <w:rsid w:val="00CC30EC"/>
    <w:rsid w:val="00CC379C"/>
    <w:rsid w:val="00CC4187"/>
    <w:rsid w:val="00CC4A15"/>
    <w:rsid w:val="00CC4A62"/>
    <w:rsid w:val="00CC4C9D"/>
    <w:rsid w:val="00CC58F9"/>
    <w:rsid w:val="00CC598C"/>
    <w:rsid w:val="00CC6729"/>
    <w:rsid w:val="00CC6779"/>
    <w:rsid w:val="00CC6ADA"/>
    <w:rsid w:val="00CC7417"/>
    <w:rsid w:val="00CC7BB7"/>
    <w:rsid w:val="00CC7C5A"/>
    <w:rsid w:val="00CD031A"/>
    <w:rsid w:val="00CD0C8C"/>
    <w:rsid w:val="00CD0DEB"/>
    <w:rsid w:val="00CD0E68"/>
    <w:rsid w:val="00CD15C1"/>
    <w:rsid w:val="00CD1983"/>
    <w:rsid w:val="00CD1FBB"/>
    <w:rsid w:val="00CD2B2B"/>
    <w:rsid w:val="00CD2D9B"/>
    <w:rsid w:val="00CD312C"/>
    <w:rsid w:val="00CD3185"/>
    <w:rsid w:val="00CD48AC"/>
    <w:rsid w:val="00CD50EC"/>
    <w:rsid w:val="00CD5233"/>
    <w:rsid w:val="00CD5545"/>
    <w:rsid w:val="00CD5A6F"/>
    <w:rsid w:val="00CD5A84"/>
    <w:rsid w:val="00CD60D3"/>
    <w:rsid w:val="00CD65D1"/>
    <w:rsid w:val="00CD7160"/>
    <w:rsid w:val="00CD717E"/>
    <w:rsid w:val="00CD7D68"/>
    <w:rsid w:val="00CE0BD2"/>
    <w:rsid w:val="00CE0FF9"/>
    <w:rsid w:val="00CE112F"/>
    <w:rsid w:val="00CE1BD9"/>
    <w:rsid w:val="00CE3805"/>
    <w:rsid w:val="00CE61AD"/>
    <w:rsid w:val="00CE71A0"/>
    <w:rsid w:val="00CE7392"/>
    <w:rsid w:val="00CE7FA7"/>
    <w:rsid w:val="00CF049D"/>
    <w:rsid w:val="00CF0BC2"/>
    <w:rsid w:val="00CF0E43"/>
    <w:rsid w:val="00CF11BF"/>
    <w:rsid w:val="00CF13B7"/>
    <w:rsid w:val="00CF2257"/>
    <w:rsid w:val="00CF2376"/>
    <w:rsid w:val="00CF2478"/>
    <w:rsid w:val="00CF257A"/>
    <w:rsid w:val="00CF3551"/>
    <w:rsid w:val="00CF3B8C"/>
    <w:rsid w:val="00CF4391"/>
    <w:rsid w:val="00CF454F"/>
    <w:rsid w:val="00CF4D30"/>
    <w:rsid w:val="00CF5190"/>
    <w:rsid w:val="00CF53ED"/>
    <w:rsid w:val="00CF5EA4"/>
    <w:rsid w:val="00CF5FC9"/>
    <w:rsid w:val="00CF6D9D"/>
    <w:rsid w:val="00D01162"/>
    <w:rsid w:val="00D01871"/>
    <w:rsid w:val="00D01A0F"/>
    <w:rsid w:val="00D02894"/>
    <w:rsid w:val="00D03BB0"/>
    <w:rsid w:val="00D04173"/>
    <w:rsid w:val="00D042DA"/>
    <w:rsid w:val="00D04591"/>
    <w:rsid w:val="00D05941"/>
    <w:rsid w:val="00D05C80"/>
    <w:rsid w:val="00D05F06"/>
    <w:rsid w:val="00D0602D"/>
    <w:rsid w:val="00D06431"/>
    <w:rsid w:val="00D06785"/>
    <w:rsid w:val="00D075F9"/>
    <w:rsid w:val="00D07A19"/>
    <w:rsid w:val="00D07D9C"/>
    <w:rsid w:val="00D07E11"/>
    <w:rsid w:val="00D10642"/>
    <w:rsid w:val="00D109B4"/>
    <w:rsid w:val="00D1252E"/>
    <w:rsid w:val="00D12DCC"/>
    <w:rsid w:val="00D13672"/>
    <w:rsid w:val="00D13FEC"/>
    <w:rsid w:val="00D14FEE"/>
    <w:rsid w:val="00D14FF6"/>
    <w:rsid w:val="00D1556E"/>
    <w:rsid w:val="00D16531"/>
    <w:rsid w:val="00D17436"/>
    <w:rsid w:val="00D175EC"/>
    <w:rsid w:val="00D20522"/>
    <w:rsid w:val="00D20A6A"/>
    <w:rsid w:val="00D21FB6"/>
    <w:rsid w:val="00D22479"/>
    <w:rsid w:val="00D23ECD"/>
    <w:rsid w:val="00D2428F"/>
    <w:rsid w:val="00D247F4"/>
    <w:rsid w:val="00D2484A"/>
    <w:rsid w:val="00D2506C"/>
    <w:rsid w:val="00D251ED"/>
    <w:rsid w:val="00D25410"/>
    <w:rsid w:val="00D254F9"/>
    <w:rsid w:val="00D259F6"/>
    <w:rsid w:val="00D268AC"/>
    <w:rsid w:val="00D279A7"/>
    <w:rsid w:val="00D27C41"/>
    <w:rsid w:val="00D27E03"/>
    <w:rsid w:val="00D30002"/>
    <w:rsid w:val="00D3034F"/>
    <w:rsid w:val="00D31016"/>
    <w:rsid w:val="00D31404"/>
    <w:rsid w:val="00D31563"/>
    <w:rsid w:val="00D31BCD"/>
    <w:rsid w:val="00D31EDC"/>
    <w:rsid w:val="00D320E6"/>
    <w:rsid w:val="00D32391"/>
    <w:rsid w:val="00D32547"/>
    <w:rsid w:val="00D328A0"/>
    <w:rsid w:val="00D32AA9"/>
    <w:rsid w:val="00D32C6D"/>
    <w:rsid w:val="00D32E3E"/>
    <w:rsid w:val="00D3302B"/>
    <w:rsid w:val="00D334BD"/>
    <w:rsid w:val="00D339B7"/>
    <w:rsid w:val="00D33BFA"/>
    <w:rsid w:val="00D34859"/>
    <w:rsid w:val="00D348FB"/>
    <w:rsid w:val="00D3584B"/>
    <w:rsid w:val="00D35A63"/>
    <w:rsid w:val="00D3637D"/>
    <w:rsid w:val="00D3654E"/>
    <w:rsid w:val="00D3683C"/>
    <w:rsid w:val="00D36895"/>
    <w:rsid w:val="00D36B3B"/>
    <w:rsid w:val="00D36DF6"/>
    <w:rsid w:val="00D37356"/>
    <w:rsid w:val="00D37750"/>
    <w:rsid w:val="00D37A8D"/>
    <w:rsid w:val="00D41BCE"/>
    <w:rsid w:val="00D42184"/>
    <w:rsid w:val="00D42192"/>
    <w:rsid w:val="00D4349A"/>
    <w:rsid w:val="00D435E4"/>
    <w:rsid w:val="00D44C18"/>
    <w:rsid w:val="00D45540"/>
    <w:rsid w:val="00D45D3F"/>
    <w:rsid w:val="00D4668A"/>
    <w:rsid w:val="00D4679A"/>
    <w:rsid w:val="00D4787D"/>
    <w:rsid w:val="00D4795D"/>
    <w:rsid w:val="00D47EA6"/>
    <w:rsid w:val="00D5054F"/>
    <w:rsid w:val="00D50CA9"/>
    <w:rsid w:val="00D515FA"/>
    <w:rsid w:val="00D51E46"/>
    <w:rsid w:val="00D52795"/>
    <w:rsid w:val="00D52D47"/>
    <w:rsid w:val="00D53037"/>
    <w:rsid w:val="00D5319D"/>
    <w:rsid w:val="00D53B73"/>
    <w:rsid w:val="00D544D5"/>
    <w:rsid w:val="00D545D2"/>
    <w:rsid w:val="00D54CE4"/>
    <w:rsid w:val="00D55CB3"/>
    <w:rsid w:val="00D567A9"/>
    <w:rsid w:val="00D56C9E"/>
    <w:rsid w:val="00D57126"/>
    <w:rsid w:val="00D57828"/>
    <w:rsid w:val="00D57D7F"/>
    <w:rsid w:val="00D60C8D"/>
    <w:rsid w:val="00D614DF"/>
    <w:rsid w:val="00D61AEE"/>
    <w:rsid w:val="00D62143"/>
    <w:rsid w:val="00D63773"/>
    <w:rsid w:val="00D665C1"/>
    <w:rsid w:val="00D679B4"/>
    <w:rsid w:val="00D70127"/>
    <w:rsid w:val="00D70EE1"/>
    <w:rsid w:val="00D70F1A"/>
    <w:rsid w:val="00D72629"/>
    <w:rsid w:val="00D72969"/>
    <w:rsid w:val="00D72AB5"/>
    <w:rsid w:val="00D7339D"/>
    <w:rsid w:val="00D7379A"/>
    <w:rsid w:val="00D73C1B"/>
    <w:rsid w:val="00D73CFB"/>
    <w:rsid w:val="00D74CEB"/>
    <w:rsid w:val="00D74D83"/>
    <w:rsid w:val="00D75926"/>
    <w:rsid w:val="00D75968"/>
    <w:rsid w:val="00D764F5"/>
    <w:rsid w:val="00D7695A"/>
    <w:rsid w:val="00D76E99"/>
    <w:rsid w:val="00D77481"/>
    <w:rsid w:val="00D77646"/>
    <w:rsid w:val="00D77799"/>
    <w:rsid w:val="00D7797F"/>
    <w:rsid w:val="00D77C59"/>
    <w:rsid w:val="00D8099B"/>
    <w:rsid w:val="00D80A3C"/>
    <w:rsid w:val="00D81100"/>
    <w:rsid w:val="00D834D2"/>
    <w:rsid w:val="00D836C3"/>
    <w:rsid w:val="00D83739"/>
    <w:rsid w:val="00D83FBD"/>
    <w:rsid w:val="00D8413C"/>
    <w:rsid w:val="00D84954"/>
    <w:rsid w:val="00D85A4A"/>
    <w:rsid w:val="00D85CAB"/>
    <w:rsid w:val="00D85DCF"/>
    <w:rsid w:val="00D863D0"/>
    <w:rsid w:val="00D86597"/>
    <w:rsid w:val="00D865B3"/>
    <w:rsid w:val="00D86F1A"/>
    <w:rsid w:val="00D872A4"/>
    <w:rsid w:val="00D8797E"/>
    <w:rsid w:val="00D87D92"/>
    <w:rsid w:val="00D87EAD"/>
    <w:rsid w:val="00D90B09"/>
    <w:rsid w:val="00D90FB1"/>
    <w:rsid w:val="00D91737"/>
    <w:rsid w:val="00D91B96"/>
    <w:rsid w:val="00D91E68"/>
    <w:rsid w:val="00D91F9F"/>
    <w:rsid w:val="00D92444"/>
    <w:rsid w:val="00D924B3"/>
    <w:rsid w:val="00D925CE"/>
    <w:rsid w:val="00D9283B"/>
    <w:rsid w:val="00D92C72"/>
    <w:rsid w:val="00D92CB8"/>
    <w:rsid w:val="00D93244"/>
    <w:rsid w:val="00D9335D"/>
    <w:rsid w:val="00D935BD"/>
    <w:rsid w:val="00D93A95"/>
    <w:rsid w:val="00D93D8C"/>
    <w:rsid w:val="00D94613"/>
    <w:rsid w:val="00D9471E"/>
    <w:rsid w:val="00D94C4A"/>
    <w:rsid w:val="00D94F32"/>
    <w:rsid w:val="00D95A8A"/>
    <w:rsid w:val="00D95F35"/>
    <w:rsid w:val="00D96334"/>
    <w:rsid w:val="00D967E0"/>
    <w:rsid w:val="00D969FB"/>
    <w:rsid w:val="00D96ACF"/>
    <w:rsid w:val="00D97EA5"/>
    <w:rsid w:val="00DA02EC"/>
    <w:rsid w:val="00DA078A"/>
    <w:rsid w:val="00DA09A1"/>
    <w:rsid w:val="00DA0E11"/>
    <w:rsid w:val="00DA119E"/>
    <w:rsid w:val="00DA12ED"/>
    <w:rsid w:val="00DA162B"/>
    <w:rsid w:val="00DA1C81"/>
    <w:rsid w:val="00DA1C9D"/>
    <w:rsid w:val="00DA1EF8"/>
    <w:rsid w:val="00DA27A0"/>
    <w:rsid w:val="00DA2A52"/>
    <w:rsid w:val="00DA2FF6"/>
    <w:rsid w:val="00DA3379"/>
    <w:rsid w:val="00DA36F4"/>
    <w:rsid w:val="00DA4277"/>
    <w:rsid w:val="00DA4BBA"/>
    <w:rsid w:val="00DA646B"/>
    <w:rsid w:val="00DA650C"/>
    <w:rsid w:val="00DA6B83"/>
    <w:rsid w:val="00DA71C1"/>
    <w:rsid w:val="00DB0197"/>
    <w:rsid w:val="00DB051C"/>
    <w:rsid w:val="00DB197E"/>
    <w:rsid w:val="00DB1CA1"/>
    <w:rsid w:val="00DB25C4"/>
    <w:rsid w:val="00DB2A16"/>
    <w:rsid w:val="00DB2A78"/>
    <w:rsid w:val="00DB2E15"/>
    <w:rsid w:val="00DB3C14"/>
    <w:rsid w:val="00DB3F15"/>
    <w:rsid w:val="00DB4308"/>
    <w:rsid w:val="00DB4790"/>
    <w:rsid w:val="00DB47C5"/>
    <w:rsid w:val="00DB4B78"/>
    <w:rsid w:val="00DB5748"/>
    <w:rsid w:val="00DB5AB7"/>
    <w:rsid w:val="00DB5C46"/>
    <w:rsid w:val="00DB60CE"/>
    <w:rsid w:val="00DB653C"/>
    <w:rsid w:val="00DB661C"/>
    <w:rsid w:val="00DB68D9"/>
    <w:rsid w:val="00DB6FFA"/>
    <w:rsid w:val="00DC04B1"/>
    <w:rsid w:val="00DC1094"/>
    <w:rsid w:val="00DC19A2"/>
    <w:rsid w:val="00DC1E8D"/>
    <w:rsid w:val="00DC2123"/>
    <w:rsid w:val="00DC2265"/>
    <w:rsid w:val="00DC3847"/>
    <w:rsid w:val="00DC3F1F"/>
    <w:rsid w:val="00DC458A"/>
    <w:rsid w:val="00DC4AC5"/>
    <w:rsid w:val="00DC5516"/>
    <w:rsid w:val="00DC5645"/>
    <w:rsid w:val="00DC6350"/>
    <w:rsid w:val="00DC67B2"/>
    <w:rsid w:val="00DC6F29"/>
    <w:rsid w:val="00DC71FB"/>
    <w:rsid w:val="00DC7CB7"/>
    <w:rsid w:val="00DC7CE8"/>
    <w:rsid w:val="00DD063B"/>
    <w:rsid w:val="00DD0808"/>
    <w:rsid w:val="00DD0E74"/>
    <w:rsid w:val="00DD1375"/>
    <w:rsid w:val="00DD1C4C"/>
    <w:rsid w:val="00DD1CB2"/>
    <w:rsid w:val="00DD1E4F"/>
    <w:rsid w:val="00DD1FA6"/>
    <w:rsid w:val="00DD1FD5"/>
    <w:rsid w:val="00DD2036"/>
    <w:rsid w:val="00DD2376"/>
    <w:rsid w:val="00DD287A"/>
    <w:rsid w:val="00DD356E"/>
    <w:rsid w:val="00DD37A3"/>
    <w:rsid w:val="00DD3BF4"/>
    <w:rsid w:val="00DD3F78"/>
    <w:rsid w:val="00DD407C"/>
    <w:rsid w:val="00DD482D"/>
    <w:rsid w:val="00DD4CCD"/>
    <w:rsid w:val="00DD53FE"/>
    <w:rsid w:val="00DD5871"/>
    <w:rsid w:val="00DD5F76"/>
    <w:rsid w:val="00DD5FC6"/>
    <w:rsid w:val="00DD6300"/>
    <w:rsid w:val="00DD66A5"/>
    <w:rsid w:val="00DD6B79"/>
    <w:rsid w:val="00DD6DAB"/>
    <w:rsid w:val="00DD7762"/>
    <w:rsid w:val="00DD79D3"/>
    <w:rsid w:val="00DE01E5"/>
    <w:rsid w:val="00DE132A"/>
    <w:rsid w:val="00DE1463"/>
    <w:rsid w:val="00DE14D4"/>
    <w:rsid w:val="00DE190B"/>
    <w:rsid w:val="00DE1C13"/>
    <w:rsid w:val="00DE1D67"/>
    <w:rsid w:val="00DE38F6"/>
    <w:rsid w:val="00DE3A7D"/>
    <w:rsid w:val="00DE4DA3"/>
    <w:rsid w:val="00DE5473"/>
    <w:rsid w:val="00DE56F1"/>
    <w:rsid w:val="00DE5BDE"/>
    <w:rsid w:val="00DE5CDC"/>
    <w:rsid w:val="00DE5DEB"/>
    <w:rsid w:val="00DE5EE2"/>
    <w:rsid w:val="00DE6285"/>
    <w:rsid w:val="00DE64A5"/>
    <w:rsid w:val="00DE68D4"/>
    <w:rsid w:val="00DE72C5"/>
    <w:rsid w:val="00DE78F3"/>
    <w:rsid w:val="00DE7E2D"/>
    <w:rsid w:val="00DF0BEB"/>
    <w:rsid w:val="00DF2016"/>
    <w:rsid w:val="00DF20C1"/>
    <w:rsid w:val="00DF2991"/>
    <w:rsid w:val="00DF2CF8"/>
    <w:rsid w:val="00DF2DCD"/>
    <w:rsid w:val="00DF3645"/>
    <w:rsid w:val="00DF36D2"/>
    <w:rsid w:val="00DF39BD"/>
    <w:rsid w:val="00DF3C56"/>
    <w:rsid w:val="00DF3D9C"/>
    <w:rsid w:val="00DF3DB5"/>
    <w:rsid w:val="00DF406E"/>
    <w:rsid w:val="00DF426C"/>
    <w:rsid w:val="00DF4481"/>
    <w:rsid w:val="00DF4931"/>
    <w:rsid w:val="00DF4D05"/>
    <w:rsid w:val="00DF567E"/>
    <w:rsid w:val="00DF6030"/>
    <w:rsid w:val="00DF61FE"/>
    <w:rsid w:val="00DF6455"/>
    <w:rsid w:val="00DF66D6"/>
    <w:rsid w:val="00DF7477"/>
    <w:rsid w:val="00DF7943"/>
    <w:rsid w:val="00DF7E46"/>
    <w:rsid w:val="00DF7FB9"/>
    <w:rsid w:val="00E00158"/>
    <w:rsid w:val="00E0020F"/>
    <w:rsid w:val="00E00377"/>
    <w:rsid w:val="00E00871"/>
    <w:rsid w:val="00E0094E"/>
    <w:rsid w:val="00E012CA"/>
    <w:rsid w:val="00E01342"/>
    <w:rsid w:val="00E019D0"/>
    <w:rsid w:val="00E019E5"/>
    <w:rsid w:val="00E01CF2"/>
    <w:rsid w:val="00E0200F"/>
    <w:rsid w:val="00E0219A"/>
    <w:rsid w:val="00E02785"/>
    <w:rsid w:val="00E02BFC"/>
    <w:rsid w:val="00E03374"/>
    <w:rsid w:val="00E03BFF"/>
    <w:rsid w:val="00E03FC7"/>
    <w:rsid w:val="00E04749"/>
    <w:rsid w:val="00E04D0B"/>
    <w:rsid w:val="00E056ED"/>
    <w:rsid w:val="00E0599B"/>
    <w:rsid w:val="00E06550"/>
    <w:rsid w:val="00E06D9D"/>
    <w:rsid w:val="00E06F86"/>
    <w:rsid w:val="00E07FF5"/>
    <w:rsid w:val="00E10289"/>
    <w:rsid w:val="00E105C3"/>
    <w:rsid w:val="00E116BA"/>
    <w:rsid w:val="00E11773"/>
    <w:rsid w:val="00E11D36"/>
    <w:rsid w:val="00E136A1"/>
    <w:rsid w:val="00E1416D"/>
    <w:rsid w:val="00E15C21"/>
    <w:rsid w:val="00E15E57"/>
    <w:rsid w:val="00E17109"/>
    <w:rsid w:val="00E1728E"/>
    <w:rsid w:val="00E17308"/>
    <w:rsid w:val="00E1758B"/>
    <w:rsid w:val="00E176DA"/>
    <w:rsid w:val="00E17978"/>
    <w:rsid w:val="00E2013B"/>
    <w:rsid w:val="00E20404"/>
    <w:rsid w:val="00E20BA7"/>
    <w:rsid w:val="00E20F0F"/>
    <w:rsid w:val="00E20FC2"/>
    <w:rsid w:val="00E2111A"/>
    <w:rsid w:val="00E21AAA"/>
    <w:rsid w:val="00E21E34"/>
    <w:rsid w:val="00E22CB2"/>
    <w:rsid w:val="00E23711"/>
    <w:rsid w:val="00E237D0"/>
    <w:rsid w:val="00E23E3D"/>
    <w:rsid w:val="00E24112"/>
    <w:rsid w:val="00E242AA"/>
    <w:rsid w:val="00E244DA"/>
    <w:rsid w:val="00E248C9"/>
    <w:rsid w:val="00E24904"/>
    <w:rsid w:val="00E24FBE"/>
    <w:rsid w:val="00E250A5"/>
    <w:rsid w:val="00E255A3"/>
    <w:rsid w:val="00E2773B"/>
    <w:rsid w:val="00E2786A"/>
    <w:rsid w:val="00E27B32"/>
    <w:rsid w:val="00E27D4E"/>
    <w:rsid w:val="00E27DB0"/>
    <w:rsid w:val="00E27EF9"/>
    <w:rsid w:val="00E31314"/>
    <w:rsid w:val="00E31C4A"/>
    <w:rsid w:val="00E32340"/>
    <w:rsid w:val="00E3262D"/>
    <w:rsid w:val="00E3288A"/>
    <w:rsid w:val="00E329DE"/>
    <w:rsid w:val="00E32AE8"/>
    <w:rsid w:val="00E32DB1"/>
    <w:rsid w:val="00E32FA5"/>
    <w:rsid w:val="00E332A7"/>
    <w:rsid w:val="00E338CD"/>
    <w:rsid w:val="00E340E1"/>
    <w:rsid w:val="00E341F3"/>
    <w:rsid w:val="00E3423D"/>
    <w:rsid w:val="00E349A6"/>
    <w:rsid w:val="00E34AB5"/>
    <w:rsid w:val="00E34C43"/>
    <w:rsid w:val="00E35A16"/>
    <w:rsid w:val="00E35E8B"/>
    <w:rsid w:val="00E3612C"/>
    <w:rsid w:val="00E361C0"/>
    <w:rsid w:val="00E36816"/>
    <w:rsid w:val="00E369CD"/>
    <w:rsid w:val="00E37960"/>
    <w:rsid w:val="00E37F59"/>
    <w:rsid w:val="00E40095"/>
    <w:rsid w:val="00E40384"/>
    <w:rsid w:val="00E41538"/>
    <w:rsid w:val="00E41C09"/>
    <w:rsid w:val="00E42318"/>
    <w:rsid w:val="00E42EA1"/>
    <w:rsid w:val="00E42F86"/>
    <w:rsid w:val="00E43AC6"/>
    <w:rsid w:val="00E4407B"/>
    <w:rsid w:val="00E44142"/>
    <w:rsid w:val="00E44888"/>
    <w:rsid w:val="00E4548B"/>
    <w:rsid w:val="00E4570B"/>
    <w:rsid w:val="00E45999"/>
    <w:rsid w:val="00E45C71"/>
    <w:rsid w:val="00E4625E"/>
    <w:rsid w:val="00E46377"/>
    <w:rsid w:val="00E46E50"/>
    <w:rsid w:val="00E46EC8"/>
    <w:rsid w:val="00E46FAF"/>
    <w:rsid w:val="00E47051"/>
    <w:rsid w:val="00E472E8"/>
    <w:rsid w:val="00E473A9"/>
    <w:rsid w:val="00E47540"/>
    <w:rsid w:val="00E4786C"/>
    <w:rsid w:val="00E47898"/>
    <w:rsid w:val="00E47FAC"/>
    <w:rsid w:val="00E509F9"/>
    <w:rsid w:val="00E518D3"/>
    <w:rsid w:val="00E51994"/>
    <w:rsid w:val="00E52840"/>
    <w:rsid w:val="00E53EFC"/>
    <w:rsid w:val="00E54A0A"/>
    <w:rsid w:val="00E54BC2"/>
    <w:rsid w:val="00E550EA"/>
    <w:rsid w:val="00E555FB"/>
    <w:rsid w:val="00E55981"/>
    <w:rsid w:val="00E559E8"/>
    <w:rsid w:val="00E55BFB"/>
    <w:rsid w:val="00E55DE0"/>
    <w:rsid w:val="00E56282"/>
    <w:rsid w:val="00E56372"/>
    <w:rsid w:val="00E566D0"/>
    <w:rsid w:val="00E577C3"/>
    <w:rsid w:val="00E60089"/>
    <w:rsid w:val="00E600A1"/>
    <w:rsid w:val="00E614A1"/>
    <w:rsid w:val="00E61B6E"/>
    <w:rsid w:val="00E62818"/>
    <w:rsid w:val="00E6302F"/>
    <w:rsid w:val="00E63702"/>
    <w:rsid w:val="00E63D8C"/>
    <w:rsid w:val="00E63EC3"/>
    <w:rsid w:val="00E644E9"/>
    <w:rsid w:val="00E64CE0"/>
    <w:rsid w:val="00E64E34"/>
    <w:rsid w:val="00E64E69"/>
    <w:rsid w:val="00E65105"/>
    <w:rsid w:val="00E651A1"/>
    <w:rsid w:val="00E6557D"/>
    <w:rsid w:val="00E65F86"/>
    <w:rsid w:val="00E66A21"/>
    <w:rsid w:val="00E671D1"/>
    <w:rsid w:val="00E6768A"/>
    <w:rsid w:val="00E7060F"/>
    <w:rsid w:val="00E70892"/>
    <w:rsid w:val="00E70914"/>
    <w:rsid w:val="00E70FA7"/>
    <w:rsid w:val="00E71430"/>
    <w:rsid w:val="00E719A1"/>
    <w:rsid w:val="00E71F5D"/>
    <w:rsid w:val="00E72A97"/>
    <w:rsid w:val="00E7332C"/>
    <w:rsid w:val="00E7408C"/>
    <w:rsid w:val="00E746B6"/>
    <w:rsid w:val="00E747D6"/>
    <w:rsid w:val="00E7598F"/>
    <w:rsid w:val="00E75E8A"/>
    <w:rsid w:val="00E75EB6"/>
    <w:rsid w:val="00E765F7"/>
    <w:rsid w:val="00E76A42"/>
    <w:rsid w:val="00E76DCD"/>
    <w:rsid w:val="00E77309"/>
    <w:rsid w:val="00E778E8"/>
    <w:rsid w:val="00E80398"/>
    <w:rsid w:val="00E80BE8"/>
    <w:rsid w:val="00E80DAC"/>
    <w:rsid w:val="00E818F8"/>
    <w:rsid w:val="00E82C3A"/>
    <w:rsid w:val="00E82C67"/>
    <w:rsid w:val="00E82CE3"/>
    <w:rsid w:val="00E8323D"/>
    <w:rsid w:val="00E836C7"/>
    <w:rsid w:val="00E837F3"/>
    <w:rsid w:val="00E83A57"/>
    <w:rsid w:val="00E83B5C"/>
    <w:rsid w:val="00E83D25"/>
    <w:rsid w:val="00E8471F"/>
    <w:rsid w:val="00E84B75"/>
    <w:rsid w:val="00E85EF7"/>
    <w:rsid w:val="00E86416"/>
    <w:rsid w:val="00E86B7D"/>
    <w:rsid w:val="00E872EC"/>
    <w:rsid w:val="00E874FB"/>
    <w:rsid w:val="00E900FF"/>
    <w:rsid w:val="00E90A34"/>
    <w:rsid w:val="00E90A47"/>
    <w:rsid w:val="00E915C8"/>
    <w:rsid w:val="00E916F7"/>
    <w:rsid w:val="00E9215B"/>
    <w:rsid w:val="00E92253"/>
    <w:rsid w:val="00E92CB1"/>
    <w:rsid w:val="00E932E2"/>
    <w:rsid w:val="00E934BE"/>
    <w:rsid w:val="00E93980"/>
    <w:rsid w:val="00E93EF5"/>
    <w:rsid w:val="00E9401E"/>
    <w:rsid w:val="00E94B44"/>
    <w:rsid w:val="00E94B7A"/>
    <w:rsid w:val="00E957EE"/>
    <w:rsid w:val="00E95856"/>
    <w:rsid w:val="00E95A8E"/>
    <w:rsid w:val="00E96B61"/>
    <w:rsid w:val="00E97F65"/>
    <w:rsid w:val="00EA0CC4"/>
    <w:rsid w:val="00EA0D60"/>
    <w:rsid w:val="00EA1A74"/>
    <w:rsid w:val="00EA1C26"/>
    <w:rsid w:val="00EA1CDF"/>
    <w:rsid w:val="00EA201F"/>
    <w:rsid w:val="00EA2350"/>
    <w:rsid w:val="00EA24E5"/>
    <w:rsid w:val="00EA25A6"/>
    <w:rsid w:val="00EA26A9"/>
    <w:rsid w:val="00EA3045"/>
    <w:rsid w:val="00EA3090"/>
    <w:rsid w:val="00EA33E9"/>
    <w:rsid w:val="00EA3D70"/>
    <w:rsid w:val="00EA3E68"/>
    <w:rsid w:val="00EA3FDC"/>
    <w:rsid w:val="00EA4613"/>
    <w:rsid w:val="00EA4680"/>
    <w:rsid w:val="00EA5B1A"/>
    <w:rsid w:val="00EA610D"/>
    <w:rsid w:val="00EA6383"/>
    <w:rsid w:val="00EA6586"/>
    <w:rsid w:val="00EA662E"/>
    <w:rsid w:val="00EA6BB4"/>
    <w:rsid w:val="00EA71A7"/>
    <w:rsid w:val="00EA71F6"/>
    <w:rsid w:val="00EA795C"/>
    <w:rsid w:val="00EA7BC6"/>
    <w:rsid w:val="00EA7E18"/>
    <w:rsid w:val="00EB1413"/>
    <w:rsid w:val="00EB1E03"/>
    <w:rsid w:val="00EB6175"/>
    <w:rsid w:val="00EB6352"/>
    <w:rsid w:val="00EB7514"/>
    <w:rsid w:val="00EC0722"/>
    <w:rsid w:val="00EC08DB"/>
    <w:rsid w:val="00EC136A"/>
    <w:rsid w:val="00EC1B19"/>
    <w:rsid w:val="00EC2413"/>
    <w:rsid w:val="00EC2681"/>
    <w:rsid w:val="00EC2AEF"/>
    <w:rsid w:val="00EC2F32"/>
    <w:rsid w:val="00EC3D2F"/>
    <w:rsid w:val="00EC3D62"/>
    <w:rsid w:val="00EC4A7A"/>
    <w:rsid w:val="00EC5603"/>
    <w:rsid w:val="00EC5607"/>
    <w:rsid w:val="00EC56AB"/>
    <w:rsid w:val="00EC6DC9"/>
    <w:rsid w:val="00EC74B8"/>
    <w:rsid w:val="00EC78FD"/>
    <w:rsid w:val="00ED0073"/>
    <w:rsid w:val="00ED0286"/>
    <w:rsid w:val="00ED0DA9"/>
    <w:rsid w:val="00ED116C"/>
    <w:rsid w:val="00ED1EDF"/>
    <w:rsid w:val="00ED20A6"/>
    <w:rsid w:val="00ED225D"/>
    <w:rsid w:val="00ED23C8"/>
    <w:rsid w:val="00ED2413"/>
    <w:rsid w:val="00ED2E05"/>
    <w:rsid w:val="00ED307E"/>
    <w:rsid w:val="00ED3C70"/>
    <w:rsid w:val="00ED4465"/>
    <w:rsid w:val="00ED449C"/>
    <w:rsid w:val="00ED5B38"/>
    <w:rsid w:val="00ED6BF3"/>
    <w:rsid w:val="00ED6D70"/>
    <w:rsid w:val="00ED70A0"/>
    <w:rsid w:val="00ED7216"/>
    <w:rsid w:val="00ED7FCE"/>
    <w:rsid w:val="00EE0183"/>
    <w:rsid w:val="00EE0B59"/>
    <w:rsid w:val="00EE0CFE"/>
    <w:rsid w:val="00EE13B4"/>
    <w:rsid w:val="00EE1468"/>
    <w:rsid w:val="00EE18AF"/>
    <w:rsid w:val="00EE1F88"/>
    <w:rsid w:val="00EE24CC"/>
    <w:rsid w:val="00EE332D"/>
    <w:rsid w:val="00EE378B"/>
    <w:rsid w:val="00EE37AB"/>
    <w:rsid w:val="00EE48E1"/>
    <w:rsid w:val="00EE4BAD"/>
    <w:rsid w:val="00EE4FC1"/>
    <w:rsid w:val="00EE5ADA"/>
    <w:rsid w:val="00EE627F"/>
    <w:rsid w:val="00EE6727"/>
    <w:rsid w:val="00EE713F"/>
    <w:rsid w:val="00EE73DE"/>
    <w:rsid w:val="00EF0591"/>
    <w:rsid w:val="00EF072F"/>
    <w:rsid w:val="00EF16E2"/>
    <w:rsid w:val="00EF1803"/>
    <w:rsid w:val="00EF2715"/>
    <w:rsid w:val="00EF2D80"/>
    <w:rsid w:val="00EF3031"/>
    <w:rsid w:val="00EF325C"/>
    <w:rsid w:val="00EF37A2"/>
    <w:rsid w:val="00EF38EE"/>
    <w:rsid w:val="00EF3C38"/>
    <w:rsid w:val="00EF4255"/>
    <w:rsid w:val="00EF56EB"/>
    <w:rsid w:val="00EF58A9"/>
    <w:rsid w:val="00EF5928"/>
    <w:rsid w:val="00EF7076"/>
    <w:rsid w:val="00EF74DA"/>
    <w:rsid w:val="00EF79F4"/>
    <w:rsid w:val="00F00396"/>
    <w:rsid w:val="00F0054F"/>
    <w:rsid w:val="00F00825"/>
    <w:rsid w:val="00F0149A"/>
    <w:rsid w:val="00F0160D"/>
    <w:rsid w:val="00F01844"/>
    <w:rsid w:val="00F01E95"/>
    <w:rsid w:val="00F02A15"/>
    <w:rsid w:val="00F03B19"/>
    <w:rsid w:val="00F03C94"/>
    <w:rsid w:val="00F03E97"/>
    <w:rsid w:val="00F04B8B"/>
    <w:rsid w:val="00F04BDF"/>
    <w:rsid w:val="00F04C68"/>
    <w:rsid w:val="00F05D9B"/>
    <w:rsid w:val="00F06379"/>
    <w:rsid w:val="00F06B2C"/>
    <w:rsid w:val="00F0758E"/>
    <w:rsid w:val="00F07ABA"/>
    <w:rsid w:val="00F108A2"/>
    <w:rsid w:val="00F10CE4"/>
    <w:rsid w:val="00F117C4"/>
    <w:rsid w:val="00F11828"/>
    <w:rsid w:val="00F1193B"/>
    <w:rsid w:val="00F12426"/>
    <w:rsid w:val="00F125E3"/>
    <w:rsid w:val="00F12E33"/>
    <w:rsid w:val="00F132C8"/>
    <w:rsid w:val="00F133BA"/>
    <w:rsid w:val="00F13471"/>
    <w:rsid w:val="00F13683"/>
    <w:rsid w:val="00F14749"/>
    <w:rsid w:val="00F1477E"/>
    <w:rsid w:val="00F148C5"/>
    <w:rsid w:val="00F14DDE"/>
    <w:rsid w:val="00F15AC3"/>
    <w:rsid w:val="00F15EBB"/>
    <w:rsid w:val="00F162CF"/>
    <w:rsid w:val="00F1748E"/>
    <w:rsid w:val="00F1771B"/>
    <w:rsid w:val="00F21095"/>
    <w:rsid w:val="00F226B9"/>
    <w:rsid w:val="00F2283A"/>
    <w:rsid w:val="00F229CC"/>
    <w:rsid w:val="00F23249"/>
    <w:rsid w:val="00F23DFD"/>
    <w:rsid w:val="00F23E55"/>
    <w:rsid w:val="00F24807"/>
    <w:rsid w:val="00F25180"/>
    <w:rsid w:val="00F261F3"/>
    <w:rsid w:val="00F26388"/>
    <w:rsid w:val="00F26489"/>
    <w:rsid w:val="00F265A0"/>
    <w:rsid w:val="00F26A2E"/>
    <w:rsid w:val="00F272DA"/>
    <w:rsid w:val="00F27E2E"/>
    <w:rsid w:val="00F30CA0"/>
    <w:rsid w:val="00F311B6"/>
    <w:rsid w:val="00F31C86"/>
    <w:rsid w:val="00F31E61"/>
    <w:rsid w:val="00F3215B"/>
    <w:rsid w:val="00F324ED"/>
    <w:rsid w:val="00F32AE2"/>
    <w:rsid w:val="00F333FD"/>
    <w:rsid w:val="00F33FF9"/>
    <w:rsid w:val="00F34689"/>
    <w:rsid w:val="00F347EA"/>
    <w:rsid w:val="00F34907"/>
    <w:rsid w:val="00F34963"/>
    <w:rsid w:val="00F34C28"/>
    <w:rsid w:val="00F35452"/>
    <w:rsid w:val="00F35864"/>
    <w:rsid w:val="00F35D33"/>
    <w:rsid w:val="00F3665E"/>
    <w:rsid w:val="00F36BEE"/>
    <w:rsid w:val="00F36DA9"/>
    <w:rsid w:val="00F370CF"/>
    <w:rsid w:val="00F373FD"/>
    <w:rsid w:val="00F37424"/>
    <w:rsid w:val="00F374FA"/>
    <w:rsid w:val="00F413F0"/>
    <w:rsid w:val="00F41744"/>
    <w:rsid w:val="00F41C14"/>
    <w:rsid w:val="00F41EDC"/>
    <w:rsid w:val="00F42AC1"/>
    <w:rsid w:val="00F42B06"/>
    <w:rsid w:val="00F42CEE"/>
    <w:rsid w:val="00F42F00"/>
    <w:rsid w:val="00F43E1F"/>
    <w:rsid w:val="00F44103"/>
    <w:rsid w:val="00F44762"/>
    <w:rsid w:val="00F45005"/>
    <w:rsid w:val="00F4530E"/>
    <w:rsid w:val="00F457F3"/>
    <w:rsid w:val="00F4621D"/>
    <w:rsid w:val="00F463CB"/>
    <w:rsid w:val="00F465AE"/>
    <w:rsid w:val="00F46920"/>
    <w:rsid w:val="00F47696"/>
    <w:rsid w:val="00F47E78"/>
    <w:rsid w:val="00F500B6"/>
    <w:rsid w:val="00F50399"/>
    <w:rsid w:val="00F50445"/>
    <w:rsid w:val="00F5123C"/>
    <w:rsid w:val="00F513C0"/>
    <w:rsid w:val="00F524EF"/>
    <w:rsid w:val="00F526BB"/>
    <w:rsid w:val="00F526D4"/>
    <w:rsid w:val="00F52B0F"/>
    <w:rsid w:val="00F53321"/>
    <w:rsid w:val="00F5335A"/>
    <w:rsid w:val="00F53928"/>
    <w:rsid w:val="00F54175"/>
    <w:rsid w:val="00F548A0"/>
    <w:rsid w:val="00F55A7D"/>
    <w:rsid w:val="00F55B5F"/>
    <w:rsid w:val="00F55B72"/>
    <w:rsid w:val="00F574DA"/>
    <w:rsid w:val="00F57900"/>
    <w:rsid w:val="00F57F0E"/>
    <w:rsid w:val="00F600D0"/>
    <w:rsid w:val="00F62620"/>
    <w:rsid w:val="00F626E3"/>
    <w:rsid w:val="00F62B7E"/>
    <w:rsid w:val="00F633F4"/>
    <w:rsid w:val="00F645C8"/>
    <w:rsid w:val="00F6483E"/>
    <w:rsid w:val="00F649CD"/>
    <w:rsid w:val="00F65A83"/>
    <w:rsid w:val="00F66EA0"/>
    <w:rsid w:val="00F673CE"/>
    <w:rsid w:val="00F67FA9"/>
    <w:rsid w:val="00F70228"/>
    <w:rsid w:val="00F70C4B"/>
    <w:rsid w:val="00F70D8C"/>
    <w:rsid w:val="00F7118F"/>
    <w:rsid w:val="00F717CC"/>
    <w:rsid w:val="00F71F7C"/>
    <w:rsid w:val="00F72644"/>
    <w:rsid w:val="00F72994"/>
    <w:rsid w:val="00F72BBD"/>
    <w:rsid w:val="00F73544"/>
    <w:rsid w:val="00F736C5"/>
    <w:rsid w:val="00F73A6A"/>
    <w:rsid w:val="00F7547A"/>
    <w:rsid w:val="00F75993"/>
    <w:rsid w:val="00F75A6E"/>
    <w:rsid w:val="00F76306"/>
    <w:rsid w:val="00F76E7B"/>
    <w:rsid w:val="00F77550"/>
    <w:rsid w:val="00F80623"/>
    <w:rsid w:val="00F8089A"/>
    <w:rsid w:val="00F80942"/>
    <w:rsid w:val="00F81309"/>
    <w:rsid w:val="00F81609"/>
    <w:rsid w:val="00F83BCC"/>
    <w:rsid w:val="00F83D7C"/>
    <w:rsid w:val="00F8536A"/>
    <w:rsid w:val="00F8576A"/>
    <w:rsid w:val="00F85842"/>
    <w:rsid w:val="00F8626D"/>
    <w:rsid w:val="00F8653D"/>
    <w:rsid w:val="00F87452"/>
    <w:rsid w:val="00F87470"/>
    <w:rsid w:val="00F87563"/>
    <w:rsid w:val="00F879C8"/>
    <w:rsid w:val="00F87D9F"/>
    <w:rsid w:val="00F90399"/>
    <w:rsid w:val="00F91014"/>
    <w:rsid w:val="00F910D4"/>
    <w:rsid w:val="00F91B2E"/>
    <w:rsid w:val="00F91F56"/>
    <w:rsid w:val="00F9214C"/>
    <w:rsid w:val="00F922FA"/>
    <w:rsid w:val="00F92DD3"/>
    <w:rsid w:val="00F943B4"/>
    <w:rsid w:val="00F94751"/>
    <w:rsid w:val="00F95752"/>
    <w:rsid w:val="00F95E72"/>
    <w:rsid w:val="00F96D32"/>
    <w:rsid w:val="00F970A1"/>
    <w:rsid w:val="00F9766D"/>
    <w:rsid w:val="00F97CE7"/>
    <w:rsid w:val="00FA099E"/>
    <w:rsid w:val="00FA0B22"/>
    <w:rsid w:val="00FA0D29"/>
    <w:rsid w:val="00FA0D78"/>
    <w:rsid w:val="00FA1268"/>
    <w:rsid w:val="00FA1550"/>
    <w:rsid w:val="00FA23A9"/>
    <w:rsid w:val="00FA2577"/>
    <w:rsid w:val="00FA28C6"/>
    <w:rsid w:val="00FA2E90"/>
    <w:rsid w:val="00FA32FE"/>
    <w:rsid w:val="00FA35C9"/>
    <w:rsid w:val="00FA36D3"/>
    <w:rsid w:val="00FA36EE"/>
    <w:rsid w:val="00FA4E34"/>
    <w:rsid w:val="00FA4FF5"/>
    <w:rsid w:val="00FA5297"/>
    <w:rsid w:val="00FA62E4"/>
    <w:rsid w:val="00FA63C8"/>
    <w:rsid w:val="00FA6CB4"/>
    <w:rsid w:val="00FA6E7B"/>
    <w:rsid w:val="00FA7611"/>
    <w:rsid w:val="00FA782D"/>
    <w:rsid w:val="00FA7F84"/>
    <w:rsid w:val="00FB02C1"/>
    <w:rsid w:val="00FB14F9"/>
    <w:rsid w:val="00FB156D"/>
    <w:rsid w:val="00FB1814"/>
    <w:rsid w:val="00FB18A3"/>
    <w:rsid w:val="00FB19DD"/>
    <w:rsid w:val="00FB1F06"/>
    <w:rsid w:val="00FB1FE1"/>
    <w:rsid w:val="00FB301F"/>
    <w:rsid w:val="00FB45D6"/>
    <w:rsid w:val="00FB47AA"/>
    <w:rsid w:val="00FB48B0"/>
    <w:rsid w:val="00FB5203"/>
    <w:rsid w:val="00FB5EF1"/>
    <w:rsid w:val="00FB61E9"/>
    <w:rsid w:val="00FB6416"/>
    <w:rsid w:val="00FB6AF2"/>
    <w:rsid w:val="00FB6E7C"/>
    <w:rsid w:val="00FB7084"/>
    <w:rsid w:val="00FB7586"/>
    <w:rsid w:val="00FB7E4C"/>
    <w:rsid w:val="00FC05E6"/>
    <w:rsid w:val="00FC071D"/>
    <w:rsid w:val="00FC091D"/>
    <w:rsid w:val="00FC09D4"/>
    <w:rsid w:val="00FC204C"/>
    <w:rsid w:val="00FC26C4"/>
    <w:rsid w:val="00FC3057"/>
    <w:rsid w:val="00FC3150"/>
    <w:rsid w:val="00FC35DC"/>
    <w:rsid w:val="00FC3A67"/>
    <w:rsid w:val="00FC4983"/>
    <w:rsid w:val="00FC6985"/>
    <w:rsid w:val="00FC6C6F"/>
    <w:rsid w:val="00FC70FA"/>
    <w:rsid w:val="00FC74A0"/>
    <w:rsid w:val="00FC7614"/>
    <w:rsid w:val="00FC7F15"/>
    <w:rsid w:val="00FD054C"/>
    <w:rsid w:val="00FD10F5"/>
    <w:rsid w:val="00FD179D"/>
    <w:rsid w:val="00FD1FC1"/>
    <w:rsid w:val="00FD2357"/>
    <w:rsid w:val="00FD24E7"/>
    <w:rsid w:val="00FD25C2"/>
    <w:rsid w:val="00FD2F89"/>
    <w:rsid w:val="00FD3781"/>
    <w:rsid w:val="00FD3B67"/>
    <w:rsid w:val="00FD3DD3"/>
    <w:rsid w:val="00FD407E"/>
    <w:rsid w:val="00FD50A1"/>
    <w:rsid w:val="00FD532F"/>
    <w:rsid w:val="00FD557B"/>
    <w:rsid w:val="00FD5599"/>
    <w:rsid w:val="00FD5C31"/>
    <w:rsid w:val="00FD5C71"/>
    <w:rsid w:val="00FD60D0"/>
    <w:rsid w:val="00FD6C87"/>
    <w:rsid w:val="00FD6CB4"/>
    <w:rsid w:val="00FD6D32"/>
    <w:rsid w:val="00FD6DC8"/>
    <w:rsid w:val="00FD7590"/>
    <w:rsid w:val="00FD7CB7"/>
    <w:rsid w:val="00FE03C5"/>
    <w:rsid w:val="00FE0645"/>
    <w:rsid w:val="00FE09A2"/>
    <w:rsid w:val="00FE0AD5"/>
    <w:rsid w:val="00FE0D20"/>
    <w:rsid w:val="00FE1280"/>
    <w:rsid w:val="00FE19E3"/>
    <w:rsid w:val="00FE28B3"/>
    <w:rsid w:val="00FE2964"/>
    <w:rsid w:val="00FE3B03"/>
    <w:rsid w:val="00FE3D58"/>
    <w:rsid w:val="00FE3FA1"/>
    <w:rsid w:val="00FE5098"/>
    <w:rsid w:val="00FE50DE"/>
    <w:rsid w:val="00FE6D64"/>
    <w:rsid w:val="00FF0718"/>
    <w:rsid w:val="00FF0818"/>
    <w:rsid w:val="00FF0837"/>
    <w:rsid w:val="00FF13E9"/>
    <w:rsid w:val="00FF15D2"/>
    <w:rsid w:val="00FF21BB"/>
    <w:rsid w:val="00FF2D76"/>
    <w:rsid w:val="00FF2FF4"/>
    <w:rsid w:val="00FF31AA"/>
    <w:rsid w:val="00FF3359"/>
    <w:rsid w:val="00FF37EA"/>
    <w:rsid w:val="00FF405A"/>
    <w:rsid w:val="00FF4240"/>
    <w:rsid w:val="00FF4282"/>
    <w:rsid w:val="00FF4702"/>
    <w:rsid w:val="00FF49FE"/>
    <w:rsid w:val="00FF4FB1"/>
    <w:rsid w:val="00FF5838"/>
    <w:rsid w:val="00FF6391"/>
    <w:rsid w:val="00FF69DE"/>
    <w:rsid w:val="00FF6B58"/>
    <w:rsid w:val="00FF6F49"/>
    <w:rsid w:val="00FF7077"/>
    <w:rsid w:val="00FF709D"/>
    <w:rsid w:val="00FF731E"/>
    <w:rsid w:val="00FF749A"/>
    <w:rsid w:val="00FF760E"/>
    <w:rsid w:val="00FF7A5E"/>
    <w:rsid w:val="00FF7BCB"/>
    <w:rsid w:val="0118B32A"/>
    <w:rsid w:val="07E4C1EA"/>
    <w:rsid w:val="07F139B7"/>
    <w:rsid w:val="0971B4DC"/>
    <w:rsid w:val="0A30FCC1"/>
    <w:rsid w:val="0CEFFE81"/>
    <w:rsid w:val="0D2E7494"/>
    <w:rsid w:val="1105ADFF"/>
    <w:rsid w:val="126B6050"/>
    <w:rsid w:val="14F75DE9"/>
    <w:rsid w:val="19194B61"/>
    <w:rsid w:val="1D15F9C3"/>
    <w:rsid w:val="1D61360B"/>
    <w:rsid w:val="23601B74"/>
    <w:rsid w:val="28D93E5E"/>
    <w:rsid w:val="2BADE43A"/>
    <w:rsid w:val="2FE7BFDC"/>
    <w:rsid w:val="382681FC"/>
    <w:rsid w:val="3A4A2AD0"/>
    <w:rsid w:val="3F98472E"/>
    <w:rsid w:val="42980513"/>
    <w:rsid w:val="58E087CD"/>
    <w:rsid w:val="5D39DD0E"/>
    <w:rsid w:val="613FF457"/>
    <w:rsid w:val="6548F30D"/>
    <w:rsid w:val="689BA73A"/>
    <w:rsid w:val="73A6108F"/>
    <w:rsid w:val="791B1F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 stroke="f">
      <v:fill color="white" opacity="22938f"/>
      <v:stroke on="f"/>
    </o:shapedefaults>
    <o:shapelayout v:ext="edit">
      <o:idmap v:ext="edit" data="2"/>
    </o:shapelayout>
  </w:shapeDefaults>
  <w:decimalSymbol w:val=","/>
  <w:listSeparator w:val=";"/>
  <w14:docId w14:val="6A4C491C"/>
  <w15:docId w15:val="{7653CC8A-717B-4470-97B5-6125727B7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S Mincho" w:hAnsi="Arial" w:cs="Times New Roman"/>
        <w:lang w:val="es-CL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uiPriority="99" w:qFormat="1"/>
    <w:lsdException w:name="heading 6" w:qFormat="1"/>
    <w:lsdException w:name="heading 7" w:semiHidden="1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 w:qFormat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 w:qFormat="1"/>
    <w:lsdException w:name="Colorful Grid" w:qFormat="1"/>
    <w:lsdException w:name="Light Shading Accent 1" w:qFormat="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73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 w:qFormat="1"/>
    <w:lsdException w:name="Medium List 2 Accent 6" w:qFormat="1"/>
    <w:lsdException w:name="Medium Grid 1 Accent 6" w:qFormat="1"/>
    <w:lsdException w:name="Medium Grid 2 Accent 6" w:qFormat="1"/>
    <w:lsdException w:name="Medium Grid 3 Accent 6" w:qFormat="1"/>
    <w:lsdException w:name="Dark List Accent 6"/>
    <w:lsdException w:name="Colorful Shading Accent 6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IAL - Normal"/>
    <w:qFormat/>
    <w:rsid w:val="00992FCF"/>
    <w:pPr>
      <w:jc w:val="both"/>
    </w:pPr>
    <w:rPr>
      <w:sz w:val="22"/>
      <w:szCs w:val="24"/>
      <w:lang w:val="es-ES_tradnl" w:eastAsia="ja-JP"/>
    </w:rPr>
  </w:style>
  <w:style w:type="paragraph" w:styleId="Ttulo1">
    <w:name w:val="heading 1"/>
    <w:aliases w:val="IAL - Título 1,HAB17,Título1amb,PMP1,13"/>
    <w:basedOn w:val="Normal"/>
    <w:next w:val="Normal"/>
    <w:link w:val="Ttulo1Car"/>
    <w:autoRedefine/>
    <w:qFormat/>
    <w:rsid w:val="00992FCF"/>
    <w:pPr>
      <w:numPr>
        <w:numId w:val="5"/>
      </w:numPr>
      <w:spacing w:before="120"/>
      <w:outlineLvl w:val="0"/>
    </w:pPr>
    <w:rPr>
      <w:b/>
      <w:caps/>
      <w:szCs w:val="22"/>
      <w:lang w:eastAsia="es-ES"/>
    </w:rPr>
  </w:style>
  <w:style w:type="paragraph" w:styleId="Ttulo2">
    <w:name w:val="heading 2"/>
    <w:aliases w:val="IAL - Título 2,HAB18,12"/>
    <w:basedOn w:val="Normal"/>
    <w:next w:val="Normal"/>
    <w:link w:val="Ttulo2Car"/>
    <w:autoRedefine/>
    <w:qFormat/>
    <w:rsid w:val="00992FCF"/>
    <w:pPr>
      <w:keepNext/>
      <w:numPr>
        <w:ilvl w:val="1"/>
        <w:numId w:val="5"/>
      </w:numPr>
      <w:outlineLvl w:val="1"/>
    </w:pPr>
    <w:rPr>
      <w:b/>
      <w:bCs/>
      <w:szCs w:val="22"/>
      <w:lang w:val="es-ES" w:eastAsia="es-ES"/>
    </w:rPr>
  </w:style>
  <w:style w:type="paragraph" w:styleId="Ttulo3">
    <w:name w:val="heading 3"/>
    <w:aliases w:val="IAL - Título 3,HAB19,Título nivel 3,PMP3,Título 3 URBE"/>
    <w:basedOn w:val="Normal"/>
    <w:next w:val="Normal"/>
    <w:link w:val="Ttulo3Car"/>
    <w:autoRedefine/>
    <w:qFormat/>
    <w:rsid w:val="00992FCF"/>
    <w:pPr>
      <w:keepNext/>
      <w:numPr>
        <w:ilvl w:val="2"/>
        <w:numId w:val="5"/>
      </w:numPr>
      <w:outlineLvl w:val="2"/>
    </w:pPr>
    <w:rPr>
      <w:rFonts w:eastAsia="Arial Unicode MS" w:cs="Arial"/>
      <w:b/>
      <w:bCs/>
      <w:szCs w:val="22"/>
      <w:lang w:eastAsia="es-ES"/>
    </w:rPr>
  </w:style>
  <w:style w:type="paragraph" w:styleId="Ttulo4">
    <w:name w:val="heading 4"/>
    <w:aliases w:val="IAL - Título 4,Título 4amb,HAB20"/>
    <w:basedOn w:val="Normal"/>
    <w:next w:val="Normal"/>
    <w:link w:val="Ttulo4Car"/>
    <w:autoRedefine/>
    <w:uiPriority w:val="9"/>
    <w:unhideWhenUsed/>
    <w:qFormat/>
    <w:rsid w:val="00992FCF"/>
    <w:pPr>
      <w:keepNext/>
      <w:keepLines/>
      <w:numPr>
        <w:ilvl w:val="3"/>
        <w:numId w:val="5"/>
      </w:numPr>
      <w:outlineLvl w:val="3"/>
    </w:pPr>
    <w:rPr>
      <w:rFonts w:eastAsia="MS Gothic"/>
      <w:b/>
      <w:bCs/>
      <w:szCs w:val="22"/>
      <w:lang w:val="es-ES"/>
    </w:rPr>
  </w:style>
  <w:style w:type="paragraph" w:styleId="Ttulo5">
    <w:name w:val="heading 5"/>
    <w:aliases w:val="HAB21,IAL - Título 5"/>
    <w:basedOn w:val="Normal"/>
    <w:next w:val="Normal"/>
    <w:link w:val="Ttulo5Car"/>
    <w:autoRedefine/>
    <w:uiPriority w:val="99"/>
    <w:qFormat/>
    <w:rsid w:val="00992FCF"/>
    <w:pPr>
      <w:keepNext/>
      <w:keepLines/>
      <w:ind w:left="720" w:hanging="360"/>
      <w:outlineLvl w:val="4"/>
    </w:pPr>
    <w:rPr>
      <w:rFonts w:eastAsia="MS Gothic"/>
      <w:b/>
      <w:lang w:eastAsia="es-ES"/>
    </w:rPr>
  </w:style>
  <w:style w:type="paragraph" w:styleId="Ttulo6">
    <w:name w:val="heading 6"/>
    <w:aliases w:val="HAB22,IAL - Título 6,IAL Título 6,Título 6 - ial"/>
    <w:basedOn w:val="Normal"/>
    <w:next w:val="Normal"/>
    <w:link w:val="Ttulo6Car"/>
    <w:autoRedefine/>
    <w:unhideWhenUsed/>
    <w:qFormat/>
    <w:rsid w:val="00992FCF"/>
    <w:pPr>
      <w:keepNext/>
      <w:keepLines/>
      <w:numPr>
        <w:ilvl w:val="5"/>
        <w:numId w:val="5"/>
      </w:numPr>
      <w:outlineLvl w:val="5"/>
    </w:pPr>
    <w:rPr>
      <w:rFonts w:eastAsia="MS Gothic"/>
      <w:b/>
      <w:iCs/>
      <w:szCs w:val="22"/>
    </w:rPr>
  </w:style>
  <w:style w:type="paragraph" w:styleId="Ttulo7">
    <w:name w:val="heading 7"/>
    <w:aliases w:val="HAB23"/>
    <w:basedOn w:val="Normal"/>
    <w:next w:val="Normal"/>
    <w:rsid w:val="004A3E15"/>
    <w:pPr>
      <w:numPr>
        <w:ilvl w:val="6"/>
        <w:numId w:val="5"/>
      </w:numPr>
      <w:tabs>
        <w:tab w:val="center" w:pos="1418"/>
      </w:tabs>
      <w:spacing w:before="240" w:after="120"/>
      <w:outlineLvl w:val="6"/>
    </w:pPr>
    <w:rPr>
      <w:b/>
      <w:i/>
      <w:szCs w:val="22"/>
      <w:lang w:val="es-ES"/>
    </w:rPr>
  </w:style>
  <w:style w:type="paragraph" w:styleId="Ttulo8">
    <w:name w:val="heading 8"/>
    <w:aliases w:val="HAB24"/>
    <w:basedOn w:val="Normal"/>
    <w:next w:val="Normal"/>
    <w:link w:val="Ttulo8Car"/>
    <w:uiPriority w:val="9"/>
    <w:unhideWhenUsed/>
    <w:qFormat/>
    <w:rsid w:val="00992FCF"/>
    <w:pPr>
      <w:keepNext/>
      <w:keepLines/>
      <w:numPr>
        <w:ilvl w:val="7"/>
        <w:numId w:val="3"/>
      </w:numPr>
      <w:spacing w:before="200"/>
      <w:ind w:left="1440" w:hanging="1440"/>
      <w:outlineLvl w:val="7"/>
    </w:pPr>
    <w:rPr>
      <w:rFonts w:ascii="Calibri" w:eastAsia="MS Gothic" w:hAnsi="Calibri"/>
      <w:color w:val="404040"/>
      <w:sz w:val="2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992FCF"/>
    <w:pPr>
      <w:keepNext/>
      <w:keepLines/>
      <w:spacing w:before="200"/>
      <w:ind w:left="1584" w:hanging="1584"/>
      <w:outlineLvl w:val="8"/>
    </w:pPr>
    <w:rPr>
      <w:rFonts w:ascii="Calibri" w:eastAsia="MS Gothic" w:hAnsi="Calibri"/>
      <w:i/>
      <w:iCs/>
      <w:color w:val="40404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Ttulo6HAB22NegritaSinCursiva">
    <w:name w:val="Estilo Título 6HAB22 + Negrita Sin Cursiva"/>
    <w:basedOn w:val="Ttulo6"/>
    <w:rsid w:val="007415EB"/>
    <w:pPr>
      <w:numPr>
        <w:ilvl w:val="0"/>
        <w:numId w:val="0"/>
      </w:numPr>
      <w:spacing w:before="120" w:after="120"/>
    </w:pPr>
    <w:rPr>
      <w:rFonts w:ascii="Arial Narrow" w:hAnsi="Arial Narrow"/>
      <w:i/>
      <w:szCs w:val="20"/>
    </w:rPr>
  </w:style>
  <w:style w:type="paragraph" w:customStyle="1" w:styleId="Tit1">
    <w:name w:val="Tit_1"/>
    <w:basedOn w:val="Normal"/>
    <w:next w:val="Normal"/>
    <w:rsid w:val="00F54742"/>
    <w:pPr>
      <w:keepNext/>
      <w:widowControl w:val="0"/>
      <w:tabs>
        <w:tab w:val="left" w:pos="705"/>
      </w:tabs>
      <w:spacing w:before="400" w:after="400"/>
      <w:ind w:left="705" w:hanging="705"/>
    </w:pPr>
    <w:rPr>
      <w:b/>
      <w:caps/>
      <w:szCs w:val="22"/>
    </w:rPr>
  </w:style>
  <w:style w:type="paragraph" w:customStyle="1" w:styleId="EstiloTtulo1HAB17Ttulo1ambArial11ptVerdeazuladooscuro">
    <w:name w:val="Estilo Título 1HAB17Título1amb + Arial 11 pt Verde azulado oscuro"/>
    <w:basedOn w:val="Ttulo1"/>
    <w:rsid w:val="00750065"/>
    <w:pPr>
      <w:numPr>
        <w:numId w:val="0"/>
      </w:numPr>
      <w:jc w:val="left"/>
    </w:pPr>
    <w:rPr>
      <w:caps w:val="0"/>
      <w:color w:val="003366"/>
      <w:kern w:val="28"/>
      <w:szCs w:val="20"/>
    </w:rPr>
  </w:style>
  <w:style w:type="paragraph" w:customStyle="1" w:styleId="EstiloTtulo8HAB24SinNegrita">
    <w:name w:val="Estilo Título 8HAB24 + Sin Negrita"/>
    <w:basedOn w:val="Ttulo8"/>
    <w:rsid w:val="00616982"/>
    <w:pPr>
      <w:tabs>
        <w:tab w:val="num" w:pos="1497"/>
      </w:tabs>
      <w:ind w:left="1497"/>
    </w:pPr>
    <w:rPr>
      <w:b/>
    </w:rPr>
  </w:style>
  <w:style w:type="paragraph" w:customStyle="1" w:styleId="EstiloTtulo7HAB23Despus6pto">
    <w:name w:val="Estilo Título 7HAB23 + Después:  6 pto"/>
    <w:basedOn w:val="Ttulo7"/>
    <w:rsid w:val="00616982"/>
    <w:pPr>
      <w:numPr>
        <w:numId w:val="1"/>
      </w:numPr>
      <w:tabs>
        <w:tab w:val="clear" w:pos="1418"/>
      </w:tabs>
    </w:pPr>
  </w:style>
  <w:style w:type="paragraph" w:customStyle="1" w:styleId="EstiloTtulo5HAB21Despus0pto">
    <w:name w:val="Estilo Título 5HAB21 + Después:  0 pto"/>
    <w:basedOn w:val="Ttulo5"/>
    <w:rsid w:val="00616982"/>
    <w:pPr>
      <w:numPr>
        <w:ilvl w:val="4"/>
        <w:numId w:val="1"/>
      </w:numPr>
    </w:pPr>
    <w:rPr>
      <w:bCs/>
      <w:szCs w:val="20"/>
    </w:rPr>
  </w:style>
  <w:style w:type="paragraph" w:customStyle="1" w:styleId="EstiloEstiloTtulo3HAB19Ttulonivel3Arial11pt1">
    <w:name w:val="Estilo Estilo Título 3HAB19Título nivel 3 + Arial + 11 pt1"/>
    <w:basedOn w:val="Normal"/>
    <w:rsid w:val="00546C24"/>
    <w:pPr>
      <w:keepNext/>
      <w:spacing w:before="120" w:after="60"/>
      <w:outlineLvl w:val="2"/>
    </w:pPr>
    <w:rPr>
      <w:b/>
      <w:bCs/>
    </w:rPr>
  </w:style>
  <w:style w:type="paragraph" w:customStyle="1" w:styleId="EstiloTtulo3HAB19Ttulonivel3Arial11pt1">
    <w:name w:val="Estilo Título 3HAB19Título nivel 3 + Arial 11 pt1"/>
    <w:basedOn w:val="Ttulo3"/>
    <w:rsid w:val="00546C24"/>
    <w:pPr>
      <w:numPr>
        <w:ilvl w:val="0"/>
        <w:numId w:val="0"/>
      </w:numPr>
      <w:spacing w:before="120"/>
    </w:pPr>
    <w:rPr>
      <w:bCs w:val="0"/>
      <w:caps/>
      <w:szCs w:val="20"/>
    </w:rPr>
  </w:style>
  <w:style w:type="paragraph" w:customStyle="1" w:styleId="EstiloEstiloTtulo3HAB19Ttulonivel3Arial11pt">
    <w:name w:val="Estilo Estilo Título 3HAB19Título nivel 3 + Arial + 11 pt"/>
    <w:basedOn w:val="Normal"/>
    <w:rsid w:val="00546C24"/>
    <w:pPr>
      <w:keepNext/>
      <w:spacing w:before="120" w:after="60"/>
      <w:outlineLvl w:val="2"/>
    </w:pPr>
    <w:rPr>
      <w:b/>
      <w:bCs/>
      <w:spacing w:val="-3"/>
    </w:rPr>
  </w:style>
  <w:style w:type="paragraph" w:customStyle="1" w:styleId="EstiloTtulo311pt">
    <w:name w:val="Estilo Título 3 + 11 pt"/>
    <w:basedOn w:val="Ttulo3"/>
    <w:rsid w:val="00DA0346"/>
    <w:pPr>
      <w:widowControl w:val="0"/>
      <w:numPr>
        <w:ilvl w:val="0"/>
        <w:numId w:val="0"/>
      </w:numPr>
      <w:tabs>
        <w:tab w:val="left" w:pos="0"/>
      </w:tabs>
      <w:spacing w:before="120" w:after="120"/>
    </w:pPr>
    <w:rPr>
      <w:bCs w:val="0"/>
      <w:szCs w:val="20"/>
    </w:rPr>
  </w:style>
  <w:style w:type="paragraph" w:customStyle="1" w:styleId="EstiloTtulo111pt">
    <w:name w:val="Estilo Título 1 + 11 pt"/>
    <w:basedOn w:val="Ttulo1"/>
    <w:rsid w:val="004A3E15"/>
    <w:pPr>
      <w:numPr>
        <w:numId w:val="0"/>
      </w:numPr>
    </w:pPr>
    <w:rPr>
      <w:bCs/>
      <w:szCs w:val="20"/>
    </w:rPr>
  </w:style>
  <w:style w:type="paragraph" w:customStyle="1" w:styleId="EstiloTtulo1HAB17Ttulo1ambJustificadoAntes6pto">
    <w:name w:val="Estilo Título 1HAB17Título1amb + Justificado Antes:  6 pto"/>
    <w:basedOn w:val="Ttulo1"/>
    <w:rsid w:val="004A3E15"/>
    <w:pPr>
      <w:numPr>
        <w:numId w:val="0"/>
      </w:numPr>
    </w:pPr>
    <w:rPr>
      <w:bCs/>
    </w:rPr>
  </w:style>
  <w:style w:type="paragraph" w:styleId="Descripcin">
    <w:name w:val="caption"/>
    <w:aliases w:val="IAL - Cuadros,HAB02,HAB02 Car,Epígrafe Car Car,Epígrafe Car Car Car,Car1,Titulo Cuadro Car,Titulo Cuadro"/>
    <w:basedOn w:val="Normal"/>
    <w:next w:val="Normal"/>
    <w:link w:val="DescripcinCar"/>
    <w:autoRedefine/>
    <w:qFormat/>
    <w:rsid w:val="00992FCF"/>
    <w:pPr>
      <w:keepNext/>
      <w:jc w:val="center"/>
    </w:pPr>
    <w:rPr>
      <w:rFonts w:cs="Arial"/>
      <w:b/>
      <w:iCs/>
      <w:szCs w:val="22"/>
      <w:lang w:val="es-ES" w:eastAsia="es-ES"/>
    </w:rPr>
  </w:style>
  <w:style w:type="paragraph" w:customStyle="1" w:styleId="EstiloTtulo211ptSinCursiva">
    <w:name w:val="Estilo Título 2 + 11 pt Sin Cursiva"/>
    <w:basedOn w:val="Ttulo2"/>
    <w:rsid w:val="00616982"/>
    <w:pPr>
      <w:numPr>
        <w:numId w:val="1"/>
      </w:numPr>
      <w:spacing w:before="240" w:after="60"/>
      <w:jc w:val="left"/>
    </w:pPr>
    <w:rPr>
      <w:rFonts w:cs="Arial"/>
      <w:bCs w:val="0"/>
      <w:caps/>
    </w:rPr>
  </w:style>
  <w:style w:type="paragraph" w:customStyle="1" w:styleId="EstiloTtulo3Negrita">
    <w:name w:val="Estilo Título 3 + Negrita"/>
    <w:basedOn w:val="Ttulo3"/>
    <w:rsid w:val="00616982"/>
    <w:pPr>
      <w:numPr>
        <w:numId w:val="1"/>
      </w:numPr>
      <w:jc w:val="left"/>
    </w:pPr>
    <w:rPr>
      <w:bCs w:val="0"/>
      <w:caps/>
      <w:szCs w:val="26"/>
    </w:rPr>
  </w:style>
  <w:style w:type="table" w:styleId="Tablaconcuadrcula">
    <w:name w:val="Table Grid"/>
    <w:basedOn w:val="Tablanormal"/>
    <w:rsid w:val="00565DCE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565DCE"/>
    <w:rPr>
      <w:b/>
      <w:sz w:val="28"/>
      <w:lang w:val="es-MX"/>
    </w:rPr>
  </w:style>
  <w:style w:type="paragraph" w:styleId="Textoindependiente2">
    <w:name w:val="Body Text 2"/>
    <w:basedOn w:val="Normal"/>
    <w:rsid w:val="00565DCE"/>
    <w:pPr>
      <w:spacing w:after="120" w:line="480" w:lineRule="auto"/>
    </w:pPr>
  </w:style>
  <w:style w:type="paragraph" w:styleId="Encabezado">
    <w:name w:val="header"/>
    <w:basedOn w:val="Normal"/>
    <w:rsid w:val="00565DCE"/>
    <w:pPr>
      <w:tabs>
        <w:tab w:val="center" w:pos="4252"/>
        <w:tab w:val="right" w:pos="8504"/>
      </w:tabs>
      <w:jc w:val="left"/>
    </w:pPr>
  </w:style>
  <w:style w:type="character" w:styleId="Hipervnculo">
    <w:name w:val="Hyperlink"/>
    <w:rsid w:val="00565DCE"/>
    <w:rPr>
      <w:color w:val="0000FF"/>
      <w:u w:val="single"/>
    </w:rPr>
  </w:style>
  <w:style w:type="paragraph" w:styleId="Piedepgina">
    <w:name w:val="footer"/>
    <w:basedOn w:val="Normal"/>
    <w:link w:val="PiedepginaCar"/>
    <w:uiPriority w:val="99"/>
    <w:rsid w:val="00011E9F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9D38A0"/>
  </w:style>
  <w:style w:type="paragraph" w:styleId="NormalWeb">
    <w:name w:val="Normal (Web)"/>
    <w:basedOn w:val="Normal"/>
    <w:uiPriority w:val="99"/>
    <w:rsid w:val="00BD5F51"/>
    <w:pPr>
      <w:spacing w:before="100" w:beforeAutospacing="1" w:after="100" w:afterAutospacing="1"/>
      <w:jc w:val="left"/>
    </w:pPr>
    <w:rPr>
      <w:rFonts w:ascii="Times New Roman" w:hAnsi="Times New Roman"/>
      <w:color w:val="000000"/>
      <w:sz w:val="24"/>
      <w:lang w:val="es-ES"/>
    </w:rPr>
  </w:style>
  <w:style w:type="paragraph" w:styleId="Listaconvietas">
    <w:name w:val="List Bullet"/>
    <w:basedOn w:val="Normal"/>
    <w:rsid w:val="000716D9"/>
    <w:pPr>
      <w:numPr>
        <w:numId w:val="2"/>
      </w:numPr>
    </w:pPr>
  </w:style>
  <w:style w:type="paragraph" w:styleId="Textonotapie">
    <w:name w:val="footnote text"/>
    <w:aliases w:val="IAL - Texto Nota Pie,HAB16, Car"/>
    <w:link w:val="TextonotapieCar"/>
    <w:uiPriority w:val="99"/>
    <w:qFormat/>
    <w:rsid w:val="00992FCF"/>
    <w:pPr>
      <w:jc w:val="both"/>
    </w:pPr>
    <w:rPr>
      <w:sz w:val="18"/>
      <w:szCs w:val="24"/>
      <w:lang w:val="es-ES"/>
    </w:rPr>
  </w:style>
  <w:style w:type="character" w:styleId="Refdenotaalpie">
    <w:name w:val="footnote reference"/>
    <w:semiHidden/>
    <w:rsid w:val="00A94D8A"/>
    <w:rPr>
      <w:vertAlign w:val="superscript"/>
    </w:rPr>
  </w:style>
  <w:style w:type="character" w:customStyle="1" w:styleId="estiloarial11pt00">
    <w:name w:val="estiloarial11pt00"/>
    <w:rsid w:val="00F551C8"/>
    <w:rPr>
      <w:rFonts w:ascii="Arial" w:hAnsi="Arial" w:cs="Arial" w:hint="default"/>
    </w:rPr>
  </w:style>
  <w:style w:type="paragraph" w:styleId="Textodeglobo">
    <w:name w:val="Balloon Text"/>
    <w:basedOn w:val="Normal"/>
    <w:semiHidden/>
    <w:rsid w:val="0051058D"/>
    <w:rPr>
      <w:rFonts w:ascii="Tahoma" w:hAnsi="Tahoma" w:cs="Tahoma"/>
      <w:sz w:val="16"/>
      <w:szCs w:val="16"/>
    </w:rPr>
  </w:style>
  <w:style w:type="character" w:styleId="Refdecomentario">
    <w:name w:val="annotation reference"/>
    <w:semiHidden/>
    <w:rsid w:val="008C41BD"/>
    <w:rPr>
      <w:sz w:val="16"/>
      <w:szCs w:val="16"/>
    </w:rPr>
  </w:style>
  <w:style w:type="paragraph" w:styleId="Textocomentario">
    <w:name w:val="annotation text"/>
    <w:basedOn w:val="Normal"/>
    <w:semiHidden/>
    <w:rsid w:val="008C41BD"/>
    <w:rPr>
      <w:sz w:val="20"/>
    </w:rPr>
  </w:style>
  <w:style w:type="paragraph" w:styleId="Asuntodelcomentario">
    <w:name w:val="annotation subject"/>
    <w:basedOn w:val="Textocomentario"/>
    <w:next w:val="Textocomentario"/>
    <w:semiHidden/>
    <w:rsid w:val="008C41BD"/>
    <w:rPr>
      <w:b/>
      <w:bCs/>
    </w:rPr>
  </w:style>
  <w:style w:type="character" w:styleId="Hipervnculovisitado">
    <w:name w:val="FollowedHyperlink"/>
    <w:rsid w:val="009E20ED"/>
    <w:rPr>
      <w:color w:val="800080"/>
      <w:u w:val="single"/>
    </w:rPr>
  </w:style>
  <w:style w:type="paragraph" w:customStyle="1" w:styleId="Cuadrculamediana1-nfasis21">
    <w:name w:val="Cuadrícula mediana 1 - Énfasis 21"/>
    <w:aliases w:val="IAL - Titulo 5-1"/>
    <w:basedOn w:val="Normal"/>
    <w:next w:val="Normal"/>
    <w:autoRedefine/>
    <w:uiPriority w:val="34"/>
    <w:rsid w:val="0003524B"/>
    <w:pPr>
      <w:numPr>
        <w:numId w:val="4"/>
      </w:numPr>
      <w:contextualSpacing/>
      <w:outlineLvl w:val="4"/>
    </w:pPr>
    <w:rPr>
      <w:b/>
      <w:bCs/>
      <w:szCs w:val="22"/>
    </w:rPr>
  </w:style>
  <w:style w:type="paragraph" w:styleId="Mapadeldocumento">
    <w:name w:val="Document Map"/>
    <w:basedOn w:val="Normal"/>
    <w:link w:val="MapadeldocumentoCar"/>
    <w:rsid w:val="001F4B1A"/>
    <w:rPr>
      <w:rFonts w:ascii="Lucida Grande" w:hAnsi="Lucida Grande"/>
      <w:sz w:val="24"/>
      <w:lang w:val="x-none" w:bidi="he-IL"/>
    </w:rPr>
  </w:style>
  <w:style w:type="character" w:customStyle="1" w:styleId="MapadeldocumentoCar">
    <w:name w:val="Mapa del documento Car"/>
    <w:link w:val="Mapadeldocumento"/>
    <w:rsid w:val="001F4B1A"/>
    <w:rPr>
      <w:rFonts w:ascii="Lucida Grande" w:hAnsi="Lucida Grande"/>
      <w:sz w:val="24"/>
      <w:szCs w:val="24"/>
      <w:lang w:eastAsia="es-ES" w:bidi="he-IL"/>
    </w:rPr>
  </w:style>
  <w:style w:type="paragraph" w:customStyle="1" w:styleId="IAL-Listado">
    <w:name w:val="IAL - Listado"/>
    <w:basedOn w:val="Sinespaciado"/>
    <w:autoRedefine/>
    <w:qFormat/>
    <w:rsid w:val="00497D8E"/>
    <w:pPr>
      <w:spacing w:before="40" w:after="40"/>
      <w:ind w:left="714" w:hanging="647"/>
    </w:pPr>
    <w:rPr>
      <w:rFonts w:cs="Arial"/>
      <w:szCs w:val="22"/>
      <w:lang w:eastAsia="es-ES"/>
    </w:rPr>
  </w:style>
  <w:style w:type="paragraph" w:customStyle="1" w:styleId="IAL-CuadrosTitulo1">
    <w:name w:val="IAL - Cuadros Titulo 1"/>
    <w:qFormat/>
    <w:rsid w:val="00992FCF"/>
    <w:pPr>
      <w:jc w:val="center"/>
    </w:pPr>
    <w:rPr>
      <w:rFonts w:eastAsia="Times New Roman" w:cs="Arial"/>
      <w:b/>
      <w:bCs/>
      <w:caps/>
      <w:sz w:val="24"/>
      <w:szCs w:val="22"/>
      <w:lang w:val="es-ES" w:eastAsia="ja-JP"/>
    </w:rPr>
  </w:style>
  <w:style w:type="paragraph" w:customStyle="1" w:styleId="IAL-CuadrosyFigurasTitulo1">
    <w:name w:val="IAL - Cuadros y Figuras Titulo 1"/>
    <w:qFormat/>
    <w:rsid w:val="00992FCF"/>
    <w:pPr>
      <w:jc w:val="center"/>
    </w:pPr>
    <w:rPr>
      <w:rFonts w:eastAsia="Times New Roman" w:cs="Arial"/>
      <w:b/>
      <w:iCs/>
      <w:sz w:val="22"/>
      <w:szCs w:val="22"/>
      <w:lang w:val="es-ES_tradnl" w:eastAsia="ja-JP"/>
    </w:rPr>
  </w:style>
  <w:style w:type="paragraph" w:customStyle="1" w:styleId="IAL-CuadrosTexto">
    <w:name w:val="IAL - Cuadros Texto"/>
    <w:qFormat/>
    <w:rsid w:val="00992FCF"/>
    <w:pPr>
      <w:jc w:val="center"/>
    </w:pPr>
    <w:rPr>
      <w:rFonts w:eastAsia="Times New Roman" w:cs="Arial"/>
      <w:sz w:val="24"/>
      <w:szCs w:val="22"/>
      <w:lang w:val="es-ES" w:eastAsia="ja-JP"/>
    </w:rPr>
  </w:style>
  <w:style w:type="paragraph" w:customStyle="1" w:styleId="IAL-Textocitado">
    <w:name w:val="IAL - Texto citado"/>
    <w:basedOn w:val="Normal"/>
    <w:qFormat/>
    <w:rsid w:val="00992FCF"/>
    <w:pPr>
      <w:ind w:left="567" w:right="567"/>
    </w:pPr>
    <w:rPr>
      <w:rFonts w:cs="Arial"/>
      <w:i/>
      <w:lang w:eastAsia="es-ES"/>
    </w:rPr>
  </w:style>
  <w:style w:type="paragraph" w:customStyle="1" w:styleId="IAL-NotaalPie">
    <w:name w:val="IAL - Nota al Pie"/>
    <w:qFormat/>
    <w:rsid w:val="00992FCF"/>
    <w:pPr>
      <w:jc w:val="both"/>
    </w:pPr>
    <w:rPr>
      <w:rFonts w:cs="Arial"/>
      <w:sz w:val="18"/>
      <w:szCs w:val="22"/>
      <w:lang w:val="es-ES"/>
    </w:rPr>
  </w:style>
  <w:style w:type="paragraph" w:customStyle="1" w:styleId="IAL-NombredelInforme">
    <w:name w:val="IAL - Nombre del Informe"/>
    <w:autoRedefine/>
    <w:qFormat/>
    <w:rsid w:val="00992FCF"/>
    <w:pPr>
      <w:jc w:val="center"/>
    </w:pPr>
    <w:rPr>
      <w:rFonts w:eastAsia="Times New Roman" w:cs="Arial"/>
      <w:b/>
      <w:sz w:val="32"/>
      <w:szCs w:val="36"/>
      <w:lang w:val="es-ES_tradnl"/>
    </w:rPr>
  </w:style>
  <w:style w:type="paragraph" w:customStyle="1" w:styleId="IAL-Listado2">
    <w:name w:val="IAL - Listado 2"/>
    <w:basedOn w:val="IAL-Listado"/>
    <w:autoRedefine/>
    <w:qFormat/>
    <w:rsid w:val="00992FCF"/>
    <w:pPr>
      <w:numPr>
        <w:ilvl w:val="1"/>
        <w:numId w:val="7"/>
      </w:numPr>
    </w:pPr>
    <w:rPr>
      <w:bCs/>
    </w:rPr>
  </w:style>
  <w:style w:type="paragraph" w:customStyle="1" w:styleId="IAL-Cliente">
    <w:name w:val="IAL - Cliente"/>
    <w:autoRedefine/>
    <w:qFormat/>
    <w:rsid w:val="00992FCF"/>
    <w:pPr>
      <w:jc w:val="center"/>
    </w:pPr>
    <w:rPr>
      <w:rFonts w:cs="Arial"/>
      <w:b/>
      <w:bCs/>
      <w:caps/>
      <w:sz w:val="32"/>
      <w:szCs w:val="32"/>
      <w:lang w:val="es-ES_tradnl"/>
    </w:rPr>
  </w:style>
  <w:style w:type="paragraph" w:customStyle="1" w:styleId="IAL-ANEXO">
    <w:name w:val="IAL - ANEXO"/>
    <w:basedOn w:val="Normal"/>
    <w:next w:val="Normal"/>
    <w:qFormat/>
    <w:rsid w:val="00992FCF"/>
    <w:pPr>
      <w:spacing w:before="5400"/>
      <w:contextualSpacing/>
      <w:jc w:val="center"/>
    </w:pPr>
    <w:rPr>
      <w:rFonts w:cs="Arial"/>
      <w:b/>
      <w:bCs/>
      <w:caps/>
      <w:szCs w:val="22"/>
      <w:lang w:eastAsia="es-ES"/>
    </w:rPr>
  </w:style>
  <w:style w:type="paragraph" w:customStyle="1" w:styleId="IAL-Listadoconletras">
    <w:name w:val="IAL - Listado con letras"/>
    <w:basedOn w:val="Normal"/>
    <w:next w:val="Normal"/>
    <w:qFormat/>
    <w:rsid w:val="00992FCF"/>
    <w:pPr>
      <w:numPr>
        <w:numId w:val="9"/>
      </w:numPr>
      <w:spacing w:after="120"/>
    </w:pPr>
    <w:rPr>
      <w:rFonts w:cs="Arial"/>
      <w:i/>
      <w:szCs w:val="22"/>
    </w:rPr>
  </w:style>
  <w:style w:type="character" w:customStyle="1" w:styleId="Ttulo1Car">
    <w:name w:val="Título 1 Car"/>
    <w:aliases w:val="IAL - Título 1 Car,HAB17 Car,Título1amb Car,PMP1 Car,13 Car"/>
    <w:link w:val="Ttulo1"/>
    <w:rsid w:val="00992FCF"/>
    <w:rPr>
      <w:b/>
      <w:caps/>
      <w:sz w:val="22"/>
      <w:szCs w:val="22"/>
      <w:lang w:val="es-ES_tradnl"/>
    </w:rPr>
  </w:style>
  <w:style w:type="character" w:customStyle="1" w:styleId="Ttulo2Car">
    <w:name w:val="Título 2 Car"/>
    <w:aliases w:val="IAL - Título 2 Car,HAB18 Car,12 Car"/>
    <w:link w:val="Ttulo2"/>
    <w:rsid w:val="00992FCF"/>
    <w:rPr>
      <w:b/>
      <w:bCs/>
      <w:sz w:val="22"/>
      <w:szCs w:val="22"/>
      <w:lang w:val="es-ES"/>
    </w:rPr>
  </w:style>
  <w:style w:type="character" w:customStyle="1" w:styleId="Ttulo3Car">
    <w:name w:val="Título 3 Car"/>
    <w:aliases w:val="IAL - Título 3 Car,HAB19 Car,Título nivel 3 Car,PMP3 Car,Título 3 URBE Car"/>
    <w:link w:val="Ttulo3"/>
    <w:rsid w:val="00992FCF"/>
    <w:rPr>
      <w:rFonts w:eastAsia="Arial Unicode MS" w:cs="Arial"/>
      <w:b/>
      <w:bCs/>
      <w:sz w:val="22"/>
      <w:szCs w:val="22"/>
      <w:lang w:val="es-ES_tradnl"/>
    </w:rPr>
  </w:style>
  <w:style w:type="character" w:customStyle="1" w:styleId="Ttulo4Car">
    <w:name w:val="Título 4 Car"/>
    <w:aliases w:val="IAL - Título 4 Car,Título 4amb Car,HAB20 Car"/>
    <w:link w:val="Ttulo4"/>
    <w:uiPriority w:val="9"/>
    <w:rsid w:val="00992FCF"/>
    <w:rPr>
      <w:rFonts w:eastAsia="MS Gothic"/>
      <w:b/>
      <w:bCs/>
      <w:sz w:val="22"/>
      <w:szCs w:val="22"/>
      <w:lang w:val="es-ES" w:eastAsia="ja-JP"/>
    </w:rPr>
  </w:style>
  <w:style w:type="character" w:customStyle="1" w:styleId="Ttulo8Car">
    <w:name w:val="Título 8 Car"/>
    <w:aliases w:val="HAB24 Car"/>
    <w:link w:val="Ttulo8"/>
    <w:uiPriority w:val="9"/>
    <w:rsid w:val="00992FCF"/>
    <w:rPr>
      <w:rFonts w:ascii="Calibri" w:eastAsia="MS Gothic" w:hAnsi="Calibri"/>
      <w:color w:val="404040"/>
      <w:szCs w:val="24"/>
      <w:lang w:val="es-ES_tradnl" w:eastAsia="ja-JP"/>
    </w:rPr>
  </w:style>
  <w:style w:type="character" w:customStyle="1" w:styleId="Ttulo9Car">
    <w:name w:val="Título 9 Car"/>
    <w:link w:val="Ttulo9"/>
    <w:uiPriority w:val="9"/>
    <w:rsid w:val="00992FCF"/>
    <w:rPr>
      <w:rFonts w:ascii="Calibri" w:eastAsia="MS Gothic" w:hAnsi="Calibri"/>
      <w:i/>
      <w:iCs/>
      <w:color w:val="404040"/>
      <w:sz w:val="20"/>
      <w:lang w:eastAsia="ja-JP"/>
    </w:rPr>
  </w:style>
  <w:style w:type="character" w:customStyle="1" w:styleId="TextonotapieCar">
    <w:name w:val="Texto nota pie Car"/>
    <w:aliases w:val="IAL - Texto Nota Pie Car,HAB16 Car, Car Car"/>
    <w:link w:val="Textonotapie"/>
    <w:uiPriority w:val="99"/>
    <w:rsid w:val="00992FCF"/>
    <w:rPr>
      <w:sz w:val="18"/>
      <w:lang w:val="es-ES"/>
    </w:rPr>
  </w:style>
  <w:style w:type="character" w:styleId="nfasis">
    <w:name w:val="Emphasis"/>
    <w:aliases w:val="IAL - TITULOS CUADROS,ANEXOS"/>
    <w:qFormat/>
    <w:rsid w:val="00992FCF"/>
    <w:rPr>
      <w:rFonts w:ascii="Arial" w:hAnsi="Arial"/>
      <w:b/>
      <w:i w:val="0"/>
      <w:iCs/>
      <w:sz w:val="20"/>
    </w:rPr>
  </w:style>
  <w:style w:type="paragraph" w:customStyle="1" w:styleId="Sinespaciado1">
    <w:name w:val="Sin espaciado1"/>
    <w:aliases w:val="IAL - Titulo 6-1"/>
    <w:next w:val="Normal"/>
    <w:autoRedefine/>
    <w:uiPriority w:val="1"/>
    <w:qFormat/>
    <w:rsid w:val="00992FCF"/>
    <w:pPr>
      <w:numPr>
        <w:numId w:val="6"/>
      </w:numPr>
      <w:jc w:val="both"/>
      <w:outlineLvl w:val="5"/>
    </w:pPr>
    <w:rPr>
      <w:b/>
      <w:sz w:val="22"/>
      <w:szCs w:val="22"/>
      <w:lang w:val="es-ES" w:eastAsia="ja-JP"/>
    </w:rPr>
  </w:style>
  <w:style w:type="character" w:customStyle="1" w:styleId="PiedepginaCar">
    <w:name w:val="Pie de página Car"/>
    <w:link w:val="Piedepgina"/>
    <w:uiPriority w:val="99"/>
    <w:rsid w:val="004820B7"/>
    <w:rPr>
      <w:sz w:val="22"/>
      <w:lang w:val="es-ES_tradnl" w:eastAsia="es-ES"/>
    </w:rPr>
  </w:style>
  <w:style w:type="paragraph" w:customStyle="1" w:styleId="IAL-CuadrosTitulos2">
    <w:name w:val="IAL - Cuadros Titulos2"/>
    <w:autoRedefine/>
    <w:qFormat/>
    <w:rsid w:val="00992FCF"/>
    <w:pPr>
      <w:jc w:val="center"/>
    </w:pPr>
    <w:rPr>
      <w:rFonts w:eastAsia="Times New Roman" w:cs="Arial"/>
      <w:b/>
      <w:bCs/>
      <w:caps/>
      <w:sz w:val="22"/>
      <w:szCs w:val="22"/>
      <w:lang w:val="es-ES"/>
    </w:rPr>
  </w:style>
  <w:style w:type="paragraph" w:customStyle="1" w:styleId="Sinespaciado11">
    <w:name w:val="Sin espaciado11"/>
    <w:basedOn w:val="Normal"/>
    <w:uiPriority w:val="99"/>
    <w:qFormat/>
    <w:rsid w:val="00992FCF"/>
    <w:rPr>
      <w:rFonts w:eastAsia="Times New Roman"/>
      <w:szCs w:val="22"/>
      <w:lang w:val="es-ES" w:eastAsia="en-US"/>
    </w:rPr>
  </w:style>
  <w:style w:type="paragraph" w:customStyle="1" w:styleId="IAL-Titulo5">
    <w:name w:val="IAL - Titulo 5"/>
    <w:basedOn w:val="Ttulo5"/>
    <w:qFormat/>
    <w:rsid w:val="00992FCF"/>
    <w:pPr>
      <w:numPr>
        <w:ilvl w:val="4"/>
        <w:numId w:val="8"/>
      </w:numPr>
    </w:pPr>
    <w:rPr>
      <w:rFonts w:eastAsia="Times New Roman"/>
      <w:lang w:bidi="he-IL"/>
    </w:rPr>
  </w:style>
  <w:style w:type="paragraph" w:customStyle="1" w:styleId="IAL-ListadoContinuacin">
    <w:name w:val="IAL - Listado Continuación"/>
    <w:basedOn w:val="Normal"/>
    <w:qFormat/>
    <w:rsid w:val="00992FCF"/>
    <w:pPr>
      <w:spacing w:after="120"/>
      <w:ind w:left="709"/>
    </w:pPr>
    <w:rPr>
      <w:lang w:eastAsia="es-ES"/>
    </w:rPr>
  </w:style>
  <w:style w:type="paragraph" w:customStyle="1" w:styleId="Tabla">
    <w:name w:val="Tabla"/>
    <w:basedOn w:val="Normal"/>
    <w:link w:val="TablaCar"/>
    <w:autoRedefine/>
    <w:qFormat/>
    <w:rsid w:val="00992FCF"/>
    <w:pPr>
      <w:jc w:val="left"/>
    </w:pPr>
    <w:rPr>
      <w:rFonts w:eastAsia="Times New Roman" w:cs="Calibri"/>
      <w:color w:val="000000"/>
      <w:sz w:val="20"/>
      <w:szCs w:val="20"/>
      <w:lang w:val="es-ES" w:eastAsia="es-ES"/>
    </w:rPr>
  </w:style>
  <w:style w:type="character" w:customStyle="1" w:styleId="TablaCar">
    <w:name w:val="Tabla Car"/>
    <w:link w:val="Tabla"/>
    <w:rsid w:val="00992FCF"/>
    <w:rPr>
      <w:rFonts w:eastAsia="Times New Roman" w:cs="Calibri"/>
      <w:color w:val="000000"/>
      <w:sz w:val="20"/>
      <w:szCs w:val="20"/>
      <w:lang w:val="es-ES"/>
    </w:rPr>
  </w:style>
  <w:style w:type="character" w:customStyle="1" w:styleId="Ttulo5Car">
    <w:name w:val="Título 5 Car"/>
    <w:aliases w:val="HAB21 Car,IAL - Título 5 Car"/>
    <w:link w:val="Ttulo5"/>
    <w:uiPriority w:val="99"/>
    <w:rsid w:val="00992FCF"/>
    <w:rPr>
      <w:rFonts w:eastAsia="MS Gothic"/>
      <w:b/>
      <w:sz w:val="22"/>
      <w:szCs w:val="24"/>
      <w:lang w:val="es-ES_tradnl"/>
    </w:rPr>
  </w:style>
  <w:style w:type="character" w:customStyle="1" w:styleId="Ttulo6Car">
    <w:name w:val="Título 6 Car"/>
    <w:aliases w:val="HAB22 Car,IAL - Título 6 Car,IAL Título 6 Car,Título 6 - ial Car"/>
    <w:link w:val="Ttulo6"/>
    <w:rsid w:val="00992FCF"/>
    <w:rPr>
      <w:rFonts w:eastAsia="MS Gothic"/>
      <w:b/>
      <w:iCs/>
      <w:sz w:val="22"/>
      <w:szCs w:val="22"/>
      <w:lang w:val="es-ES_tradnl" w:eastAsia="ja-JP"/>
    </w:rPr>
  </w:style>
  <w:style w:type="character" w:customStyle="1" w:styleId="DescripcinCar">
    <w:name w:val="Descripción Car"/>
    <w:aliases w:val="IAL - Cuadros Car,HAB02 Car1,HAB02 Car Car,Epígrafe Car Car Car1,Epígrafe Car Car Car Car,Car1 Car,Titulo Cuadro Car Car,Titulo Cuadro Car1"/>
    <w:link w:val="Descripcin"/>
    <w:rsid w:val="00992FCF"/>
    <w:rPr>
      <w:rFonts w:cs="Arial"/>
      <w:b/>
      <w:iCs/>
      <w:sz w:val="22"/>
      <w:szCs w:val="22"/>
      <w:lang w:val="es-ES"/>
    </w:rPr>
  </w:style>
  <w:style w:type="paragraph" w:styleId="Prrafodelista">
    <w:name w:val="List Paragraph"/>
    <w:basedOn w:val="Normal"/>
    <w:next w:val="Normal"/>
    <w:autoRedefine/>
    <w:uiPriority w:val="34"/>
    <w:qFormat/>
    <w:rsid w:val="00C70DB3"/>
    <w:pPr>
      <w:numPr>
        <w:numId w:val="42"/>
      </w:numPr>
      <w:autoSpaceDE w:val="0"/>
      <w:autoSpaceDN w:val="0"/>
      <w:adjustRightInd w:val="0"/>
      <w:spacing w:after="120"/>
      <w:jc w:val="center"/>
      <w:outlineLvl w:val="4"/>
    </w:pPr>
    <w:rPr>
      <w:rFonts w:cs="Arial"/>
      <w:sz w:val="20"/>
      <w:szCs w:val="20"/>
      <w:lang w:val="es-CL" w:eastAsia="es-ES"/>
    </w:rPr>
  </w:style>
  <w:style w:type="paragraph" w:styleId="Cita">
    <w:name w:val="Quote"/>
    <w:basedOn w:val="Normal"/>
    <w:next w:val="Normal"/>
    <w:link w:val="CitaCar"/>
    <w:uiPriority w:val="73"/>
    <w:qFormat/>
    <w:rsid w:val="00992FCF"/>
    <w:rPr>
      <w:i/>
      <w:iCs/>
      <w:color w:val="000000"/>
    </w:rPr>
  </w:style>
  <w:style w:type="character" w:customStyle="1" w:styleId="CitaCar">
    <w:name w:val="Cita Car"/>
    <w:link w:val="Cita"/>
    <w:uiPriority w:val="73"/>
    <w:rsid w:val="00992FCF"/>
    <w:rPr>
      <w:i/>
      <w:iCs/>
      <w:color w:val="000000"/>
      <w:sz w:val="22"/>
      <w:lang w:eastAsia="ja-JP"/>
    </w:rPr>
  </w:style>
  <w:style w:type="paragraph" w:styleId="Sinespaciado">
    <w:name w:val="No Spacing"/>
    <w:rsid w:val="00992FCF"/>
    <w:pPr>
      <w:jc w:val="both"/>
    </w:pPr>
    <w:rPr>
      <w:sz w:val="22"/>
      <w:szCs w:val="24"/>
      <w:lang w:val="es-ES_tradnl" w:eastAsia="ja-JP"/>
    </w:rPr>
  </w:style>
  <w:style w:type="paragraph" w:customStyle="1" w:styleId="m2519628233060079039msolistparagraph">
    <w:name w:val="m_2519628233060079039msolistparagraph"/>
    <w:basedOn w:val="Normal"/>
    <w:rsid w:val="003371F8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lang w:val="es-CL" w:eastAsia="es-CL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E6744"/>
    <w:rPr>
      <w:color w:val="605E5C"/>
      <w:shd w:val="clear" w:color="auto" w:fill="E1DFDD"/>
    </w:rPr>
  </w:style>
  <w:style w:type="character" w:customStyle="1" w:styleId="ui-provider">
    <w:name w:val="ui-provider"/>
    <w:basedOn w:val="Fuentedeprrafopredeter"/>
    <w:rsid w:val="00591E06"/>
  </w:style>
  <w:style w:type="character" w:styleId="Mencinsinresolver">
    <w:name w:val="Unresolved Mention"/>
    <w:basedOn w:val="Fuentedeprrafopredeter"/>
    <w:uiPriority w:val="99"/>
    <w:semiHidden/>
    <w:unhideWhenUsed/>
    <w:rsid w:val="00AE4E15"/>
    <w:rPr>
      <w:color w:val="605E5C"/>
      <w:shd w:val="clear" w:color="auto" w:fill="E1DFDD"/>
    </w:rPr>
  </w:style>
  <w:style w:type="paragraph" w:styleId="Revisin">
    <w:name w:val="Revision"/>
    <w:hidden/>
    <w:semiHidden/>
    <w:rsid w:val="00406BC8"/>
    <w:rPr>
      <w:sz w:val="22"/>
      <w:szCs w:val="24"/>
      <w:lang w:val="es-ES_tradnl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D5601-3590-4E00-A38E-E890B1240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477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</vt:lpstr>
    </vt:vector>
  </TitlesOfParts>
  <Company>The English Fashion S.A.</Company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</dc:title>
  <dc:subject/>
  <dc:creator>NITZA A.</dc:creator>
  <cp:keywords/>
  <dc:description/>
  <cp:lastModifiedBy>Catherine Avila Loebel - INERCO</cp:lastModifiedBy>
  <cp:revision>2</cp:revision>
  <cp:lastPrinted>2026-02-10T19:29:00Z</cp:lastPrinted>
  <dcterms:created xsi:type="dcterms:W3CDTF">2026-06-09T20:44:00Z</dcterms:created>
  <dcterms:modified xsi:type="dcterms:W3CDTF">2026-06-09T20:44:00Z</dcterms:modified>
</cp:coreProperties>
</file>